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601" w:rsidRDefault="0027727E">
      <w:pPr>
        <w:pStyle w:val="NormalWeb"/>
        <w:jc w:val="center"/>
        <w:rPr>
          <w:rFonts w:ascii="Arial" w:eastAsia="Arial" w:hAnsi="Arial" w:cs="Arial"/>
        </w:rPr>
      </w:pPr>
      <w:r>
        <w:rPr>
          <w:rFonts w:ascii="Arial" w:hAnsi="Arial"/>
          <w:sz w:val="36"/>
          <w:szCs w:val="36"/>
        </w:rPr>
        <w:t xml:space="preserve"> </w:t>
      </w:r>
      <w:r>
        <w:rPr>
          <w:rFonts w:ascii="Arial" w:eastAsia="Arial" w:hAnsi="Arial" w:cs="Arial"/>
          <w:noProof/>
          <w:sz w:val="36"/>
          <w:szCs w:val="36"/>
        </w:rPr>
        <w:drawing>
          <wp:inline distT="0" distB="0" distL="0" distR="0">
            <wp:extent cx="4776471" cy="2276475"/>
            <wp:effectExtent l="0" t="0" r="0" b="0"/>
            <wp:docPr id="1073741825" name="officeArt object" descr="https://lh6.googleusercontent.com/70FdP1JBg3Uv3G0hoziokMK33bYX-ITdGySPH-mfLCLBpJyf38flc3QdiHbi2vqyFU5dIjAF42wQ2fM3l2JJUf8wlzpzhJEg5vA-mUG0-yafp0sAz-xuXbixDycVl77jn-yzrJlCzdrTyyiU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s://lh6.googleusercontent.com/70FdP1JBg3Uv3G0hoziokMK33bYX-ITdGySPH-mfLCLBpJyf38flc3QdiHbi2vqyFU5dIjAF42wQ2fM3l2JJUf8wlzpzhJEg5vA-mUG0-yafp0sAz-xuXbixDycVl77jn-yzrJlCzdrTyyiUOg" descr="https://lh6.googleusercontent.com/70FdP1JBg3Uv3G0hoziokMK33bYX-ITdGySPH-mfLCLBpJyf38flc3QdiHbi2vqyFU5dIjAF42wQ2fM3l2JJUf8wlzpzhJEg5vA-mUG0-yafp0sAz-xuXbixDycVl77jn-yzrJlCzdrTyyiUO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1" cy="2276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sz w:val="36"/>
          <w:szCs w:val="36"/>
        </w:rPr>
        <w:t>Supplementary Information for</w:t>
      </w:r>
    </w:p>
    <w:p w:rsidR="003C5601" w:rsidRDefault="0027727E">
      <w:pPr>
        <w:pStyle w:val="NormalWeb"/>
        <w:spacing w:before="480" w:after="240"/>
        <w:rPr>
          <w:rFonts w:ascii="Arial" w:eastAsia="Arial" w:hAnsi="Arial" w:cs="Arial"/>
        </w:rPr>
      </w:pPr>
      <w:commentRangeStart w:id="0"/>
      <w:r>
        <w:rPr>
          <w:rFonts w:ascii="Arial" w:hAnsi="Arial"/>
          <w:b/>
          <w:bCs/>
          <w:sz w:val="22"/>
          <w:szCs w:val="22"/>
        </w:rPr>
        <w:t xml:space="preserve">Genomic underpinnings of </w:t>
      </w:r>
      <w:proofErr w:type="spellStart"/>
      <w:r>
        <w:rPr>
          <w:rFonts w:ascii="Arial" w:hAnsi="Arial"/>
          <w:b/>
          <w:bCs/>
          <w:sz w:val="22"/>
          <w:szCs w:val="22"/>
        </w:rPr>
        <w:t>chemosymbiosis</w:t>
      </w:r>
      <w:proofErr w:type="spellEnd"/>
      <w:r>
        <w:rPr>
          <w:rFonts w:ascii="Arial" w:hAnsi="Arial"/>
          <w:b/>
          <w:bCs/>
          <w:sz w:val="22"/>
          <w:szCs w:val="22"/>
        </w:rPr>
        <w:t xml:space="preserve"> in the deep-sea seep-dwelling tubeworm </w:t>
      </w:r>
      <w:proofErr w:type="spellStart"/>
      <w:r>
        <w:rPr>
          <w:rFonts w:ascii="Arial" w:hAnsi="Arial"/>
          <w:b/>
          <w:bCs/>
          <w:i/>
          <w:iCs/>
          <w:sz w:val="22"/>
          <w:szCs w:val="22"/>
        </w:rPr>
        <w:t>Lamellibrachia</w:t>
      </w:r>
      <w:proofErr w:type="spellEnd"/>
      <w:r>
        <w:rPr>
          <w:rFonts w:ascii="Arial" w:hAnsi="Arial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sz w:val="22"/>
          <w:szCs w:val="22"/>
        </w:rPr>
        <w:t>luymesi</w:t>
      </w:r>
      <w:proofErr w:type="spellEnd"/>
      <w:r>
        <w:rPr>
          <w:rFonts w:ascii="Arial" w:hAnsi="Arial"/>
          <w:b/>
          <w:bCs/>
          <w:i/>
          <w:iCs/>
          <w:sz w:val="22"/>
          <w:szCs w:val="22"/>
        </w:rPr>
        <w:t xml:space="preserve"> </w:t>
      </w:r>
      <w:r>
        <w:rPr>
          <w:rFonts w:ascii="Arial" w:hAnsi="Arial"/>
          <w:b/>
          <w:bCs/>
          <w:sz w:val="22"/>
          <w:szCs w:val="22"/>
        </w:rPr>
        <w:t>(</w:t>
      </w:r>
      <w:proofErr w:type="spellStart"/>
      <w:r>
        <w:rPr>
          <w:rFonts w:ascii="Arial" w:hAnsi="Arial"/>
          <w:b/>
          <w:bCs/>
          <w:sz w:val="22"/>
          <w:szCs w:val="22"/>
        </w:rPr>
        <w:t>Siboglinidae</w:t>
      </w:r>
      <w:proofErr w:type="spellEnd"/>
      <w:r>
        <w:rPr>
          <w:rFonts w:ascii="Arial" w:hAnsi="Arial"/>
          <w:b/>
          <w:bCs/>
          <w:sz w:val="22"/>
          <w:szCs w:val="22"/>
        </w:rPr>
        <w:t>, Annelida)</w:t>
      </w:r>
      <w:commentRangeEnd w:id="0"/>
      <w:r w:rsidR="00083B85">
        <w:rPr>
          <w:rStyle w:val="CommentReference"/>
          <w:rFonts w:cs="Times New Roman"/>
          <w:color w:val="auto"/>
        </w:rPr>
        <w:commentReference w:id="0"/>
      </w: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proofErr w:type="spellStart"/>
      <w:r>
        <w:rPr>
          <w:rFonts w:ascii="Arial" w:hAnsi="Arial"/>
          <w:sz w:val="22"/>
          <w:szCs w:val="22"/>
        </w:rPr>
        <w:t>Yuanning</w:t>
      </w:r>
      <w:proofErr w:type="spellEnd"/>
      <w:r>
        <w:rPr>
          <w:rFonts w:ascii="Arial" w:hAnsi="Arial"/>
          <w:sz w:val="22"/>
          <w:szCs w:val="22"/>
        </w:rPr>
        <w:t xml:space="preserve"> Li</w:t>
      </w:r>
      <w:r>
        <w:rPr>
          <w:rFonts w:ascii="Arial" w:hAnsi="Arial"/>
          <w:sz w:val="8"/>
          <w:szCs w:val="8"/>
          <w:vertAlign w:val="superscript"/>
        </w:rPr>
        <w:t>1</w:t>
      </w:r>
      <w:proofErr w:type="gramStart"/>
      <w:r>
        <w:rPr>
          <w:rFonts w:ascii="Arial" w:hAnsi="Arial"/>
          <w:sz w:val="22"/>
          <w:szCs w:val="22"/>
        </w:rPr>
        <w:t>,</w:t>
      </w:r>
      <w:r>
        <w:rPr>
          <w:rFonts w:ascii="Arial" w:hAnsi="Arial"/>
          <w:sz w:val="8"/>
          <w:szCs w:val="8"/>
          <w:vertAlign w:val="superscript"/>
        </w:rPr>
        <w:t>2</w:t>
      </w:r>
      <w:proofErr w:type="gramEnd"/>
      <w:r>
        <w:rPr>
          <w:rFonts w:ascii="Arial" w:hAnsi="Arial"/>
          <w:sz w:val="22"/>
          <w:szCs w:val="22"/>
        </w:rPr>
        <w:t>*, Michael G. Tassia</w:t>
      </w:r>
      <w:r>
        <w:rPr>
          <w:rFonts w:ascii="Arial" w:hAnsi="Arial"/>
          <w:sz w:val="8"/>
          <w:szCs w:val="8"/>
          <w:vertAlign w:val="superscript"/>
        </w:rPr>
        <w:t>1</w:t>
      </w:r>
      <w:r>
        <w:rPr>
          <w:rFonts w:ascii="Arial" w:hAnsi="Arial"/>
          <w:sz w:val="22"/>
          <w:szCs w:val="22"/>
        </w:rPr>
        <w:t>, Damien S. Waits</w:t>
      </w:r>
      <w:r>
        <w:rPr>
          <w:rFonts w:ascii="Arial" w:hAnsi="Arial"/>
          <w:sz w:val="8"/>
          <w:szCs w:val="8"/>
          <w:vertAlign w:val="superscript"/>
        </w:rPr>
        <w:t>1</w:t>
      </w:r>
      <w:r>
        <w:rPr>
          <w:rFonts w:ascii="Arial" w:hAnsi="Arial"/>
          <w:sz w:val="22"/>
          <w:szCs w:val="22"/>
        </w:rPr>
        <w:t xml:space="preserve">, </w:t>
      </w:r>
      <w:proofErr w:type="spellStart"/>
      <w:r>
        <w:rPr>
          <w:rFonts w:ascii="Arial" w:hAnsi="Arial"/>
          <w:sz w:val="22"/>
          <w:szCs w:val="22"/>
        </w:rPr>
        <w:t>Viktoria</w:t>
      </w:r>
      <w:proofErr w:type="spellEnd"/>
      <w:r>
        <w:rPr>
          <w:rFonts w:ascii="Arial" w:hAnsi="Arial"/>
          <w:sz w:val="22"/>
          <w:szCs w:val="22"/>
        </w:rPr>
        <w:t xml:space="preserve"> E. Bogantes</w:t>
      </w:r>
      <w:r>
        <w:rPr>
          <w:rFonts w:ascii="Arial" w:hAnsi="Arial"/>
          <w:sz w:val="8"/>
          <w:szCs w:val="8"/>
          <w:vertAlign w:val="superscript"/>
        </w:rPr>
        <w:t>1</w:t>
      </w:r>
      <w:r>
        <w:rPr>
          <w:rFonts w:ascii="Arial" w:hAnsi="Arial"/>
          <w:sz w:val="22"/>
          <w:szCs w:val="22"/>
        </w:rPr>
        <w:t>, Kyle T. David</w:t>
      </w:r>
      <w:r>
        <w:rPr>
          <w:rFonts w:ascii="Arial" w:hAnsi="Arial"/>
          <w:sz w:val="8"/>
          <w:szCs w:val="8"/>
          <w:vertAlign w:val="superscript"/>
        </w:rPr>
        <w:t>1</w:t>
      </w:r>
      <w:r>
        <w:rPr>
          <w:rFonts w:ascii="Arial" w:hAnsi="Arial"/>
          <w:sz w:val="22"/>
          <w:szCs w:val="22"/>
        </w:rPr>
        <w:t>,</w:t>
      </w:r>
      <w:r>
        <w:rPr>
          <w:rFonts w:ascii="Arial" w:hAnsi="Arial"/>
          <w:sz w:val="22"/>
          <w:szCs w:val="22"/>
        </w:rPr>
        <w:t xml:space="preserve"> Kenneth M. Halanych</w:t>
      </w:r>
      <w:r>
        <w:rPr>
          <w:rFonts w:ascii="Arial" w:hAnsi="Arial"/>
          <w:sz w:val="8"/>
          <w:szCs w:val="8"/>
          <w:vertAlign w:val="superscript"/>
        </w:rPr>
        <w:t>1</w:t>
      </w: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</w:rPr>
        <w:t xml:space="preserve">Corresponding authors: </w:t>
      </w:r>
      <w:proofErr w:type="spellStart"/>
      <w:r>
        <w:rPr>
          <w:rFonts w:ascii="Arial" w:hAnsi="Arial"/>
        </w:rPr>
        <w:t>Yuanning</w:t>
      </w:r>
      <w:proofErr w:type="spellEnd"/>
      <w:r>
        <w:rPr>
          <w:rFonts w:ascii="Arial" w:hAnsi="Arial"/>
        </w:rPr>
        <w:t xml:space="preserve"> Li, Kenneth M. Halanych </w:t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</w:rPr>
        <w:t xml:space="preserve">Email: </w:t>
      </w:r>
      <w:r>
        <w:rPr>
          <w:rFonts w:ascii="Arial" w:hAnsi="Arial"/>
        </w:rPr>
        <w:t> </w:t>
      </w:r>
      <w:commentRangeStart w:id="1"/>
      <w:r>
        <w:rPr>
          <w:rStyle w:val="Hyperlink0"/>
        </w:rPr>
        <w:fldChar w:fldCharType="begin"/>
      </w:r>
      <w:r>
        <w:rPr>
          <w:rStyle w:val="Hyperlink0"/>
        </w:rPr>
        <w:instrText xml:space="preserve"> HYPERLINK "mailto:yuanning.li@yale.edu"</w:instrText>
      </w:r>
      <w:r>
        <w:rPr>
          <w:rStyle w:val="Hyperlink0"/>
        </w:rPr>
        <w:fldChar w:fldCharType="separate"/>
      </w:r>
      <w:r>
        <w:rPr>
          <w:rStyle w:val="Hyperlink0"/>
        </w:rPr>
        <w:t>yuanning.li@yale.edu</w:t>
      </w:r>
      <w:r>
        <w:fldChar w:fldCharType="end"/>
      </w:r>
      <w:r>
        <w:rPr>
          <w:rFonts w:ascii="Arial" w:hAnsi="Arial"/>
          <w:sz w:val="22"/>
          <w:szCs w:val="22"/>
        </w:rPr>
        <w:t>;</w:t>
      </w:r>
      <w:commentRangeEnd w:id="1"/>
      <w:r w:rsidR="00083B85">
        <w:rPr>
          <w:rStyle w:val="CommentReference"/>
          <w:rFonts w:cs="Times New Roman"/>
          <w:color w:val="auto"/>
        </w:rPr>
        <w:commentReference w:id="1"/>
      </w:r>
      <w:r>
        <w:rPr>
          <w:rFonts w:ascii="Arial" w:hAnsi="Arial"/>
          <w:sz w:val="22"/>
          <w:szCs w:val="22"/>
        </w:rPr>
        <w:t xml:space="preserve"> k</w:t>
      </w:r>
      <w:hyperlink r:id="rId9" w:history="1">
        <w:r>
          <w:rPr>
            <w:rStyle w:val="Hyperlink0"/>
          </w:rPr>
          <w:t>en@auburn.edu</w:t>
        </w:r>
      </w:hyperlink>
    </w:p>
    <w:p w:rsidR="003C5601" w:rsidRDefault="0027727E">
      <w:pPr>
        <w:pStyle w:val="Body"/>
        <w:spacing w:after="240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br/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>This PDF file includes:</w:t>
      </w:r>
    </w:p>
    <w:p w:rsidR="003C5601" w:rsidRDefault="0027727E">
      <w:pPr>
        <w:pStyle w:val="Body"/>
        <w:ind w:firstLine="180"/>
      </w:pPr>
      <w:r>
        <w:t>Supplementary text</w:t>
      </w:r>
    </w:p>
    <w:p w:rsidR="003C5601" w:rsidRDefault="0027727E">
      <w:pPr>
        <w:pStyle w:val="Body"/>
        <w:ind w:firstLine="180"/>
      </w:pPr>
      <w:r>
        <w:t xml:space="preserve">Figs. </w:t>
      </w:r>
      <w:r>
        <w:t>S1 to S8</w:t>
      </w:r>
    </w:p>
    <w:p w:rsidR="003C5601" w:rsidRDefault="0027727E">
      <w:pPr>
        <w:pStyle w:val="Body"/>
        <w:ind w:firstLine="180"/>
      </w:pPr>
      <w:r>
        <w:t>Tables S1 to S10</w:t>
      </w:r>
    </w:p>
    <w:p w:rsidR="003C5601" w:rsidRDefault="003C5601">
      <w:pPr>
        <w:pStyle w:val="Body"/>
        <w:rPr>
          <w:b/>
          <w:bCs/>
        </w:rPr>
      </w:pPr>
    </w:p>
    <w:p w:rsidR="003C5601" w:rsidRDefault="0027727E">
      <w:pPr>
        <w:pStyle w:val="Body"/>
      </w:pPr>
      <w:r>
        <w:rPr>
          <w:rFonts w:eastAsia="Arial Unicode MS" w:cs="Arial Unicode MS"/>
          <w:b/>
          <w:bCs/>
        </w:rPr>
        <w:t xml:space="preserve">Other supplementary materials for this manuscript include the following: </w:t>
      </w:r>
    </w:p>
    <w:p w:rsidR="003C5601" w:rsidRDefault="0027727E">
      <w:pPr>
        <w:pStyle w:val="Body"/>
        <w:ind w:firstLine="180"/>
      </w:pPr>
      <w:r>
        <w:t>Datasets S1</w:t>
      </w:r>
    </w:p>
    <w:p w:rsidR="003C5601" w:rsidRDefault="0027727E">
      <w:pPr>
        <w:pStyle w:val="Body"/>
        <w:spacing w:after="240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</w:p>
    <w:p w:rsidR="003C5601" w:rsidRDefault="003C5601">
      <w:pPr>
        <w:pStyle w:val="NormalWeb"/>
        <w:spacing w:before="240" w:after="60"/>
        <w:rPr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spacing w:before="240" w:after="60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>Supplementary Information Text</w:t>
      </w:r>
    </w:p>
    <w:p w:rsidR="003C5601" w:rsidRDefault="0027727E">
      <w:pPr>
        <w:pStyle w:val="NormalWeb"/>
        <w:spacing w:before="240" w:after="60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>SI Methods</w:t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  <w:sz w:val="22"/>
          <w:szCs w:val="22"/>
        </w:rPr>
        <w:t>Proteomics characterization.</w:t>
      </w:r>
    </w:p>
    <w:p w:rsidR="003C5601" w:rsidRDefault="0027727E">
      <w:pPr>
        <w:pStyle w:val="NormalWeb"/>
        <w:spacing w:before="180" w:after="180"/>
        <w:rPr>
          <w:rFonts w:ascii="Arial" w:eastAsia="Arial" w:hAnsi="Arial" w:cs="Arial"/>
        </w:rPr>
      </w:pPr>
      <w:proofErr w:type="gramStart"/>
      <w:r>
        <w:rPr>
          <w:rFonts w:ascii="Arial" w:hAnsi="Arial"/>
          <w:sz w:val="22"/>
          <w:szCs w:val="22"/>
        </w:rPr>
        <w:t xml:space="preserve">Proteomic analysis of </w:t>
      </w:r>
      <w:proofErr w:type="spellStart"/>
      <w:r>
        <w:rPr>
          <w:rFonts w:ascii="Arial" w:hAnsi="Arial"/>
          <w:i/>
          <w:iCs/>
          <w:sz w:val="22"/>
          <w:szCs w:val="22"/>
        </w:rPr>
        <w:t>Lamellibrachia</w:t>
      </w:r>
      <w:proofErr w:type="spellEnd"/>
      <w:r>
        <w:rPr>
          <w:rFonts w:ascii="Arial" w:hAnsi="Arial"/>
          <w:sz w:val="22"/>
          <w:szCs w:val="22"/>
        </w:rPr>
        <w:t xml:space="preserve"> </w:t>
      </w:r>
      <w:proofErr w:type="spellStart"/>
      <w:r>
        <w:rPr>
          <w:rFonts w:ascii="Arial" w:hAnsi="Arial"/>
          <w:i/>
          <w:iCs/>
          <w:sz w:val="22"/>
          <w:szCs w:val="22"/>
        </w:rPr>
        <w:t>luymesi</w:t>
      </w:r>
      <w:proofErr w:type="spellEnd"/>
      <w:r>
        <w:rPr>
          <w:rFonts w:ascii="Arial" w:hAnsi="Arial"/>
          <w:sz w:val="22"/>
          <w:szCs w:val="22"/>
        </w:rPr>
        <w:t xml:space="preserve"> trunk/</w:t>
      </w:r>
      <w:proofErr w:type="spellStart"/>
      <w:r>
        <w:rPr>
          <w:rFonts w:ascii="Arial" w:hAnsi="Arial"/>
          <w:sz w:val="22"/>
          <w:szCs w:val="22"/>
        </w:rPr>
        <w:t>trophosome</w:t>
      </w:r>
      <w:proofErr w:type="spellEnd"/>
      <w:r>
        <w:rPr>
          <w:rFonts w:ascii="Arial" w:hAnsi="Arial"/>
          <w:sz w:val="22"/>
          <w:szCs w:val="22"/>
        </w:rPr>
        <w:t xml:space="preserve"> tissue was performed by Proteomics &amp; Metabolomics Facility at Colorado State University</w:t>
      </w:r>
      <w:proofErr w:type="gramEnd"/>
      <w:r>
        <w:rPr>
          <w:rFonts w:ascii="Arial" w:hAnsi="Arial"/>
          <w:sz w:val="22"/>
          <w:szCs w:val="22"/>
        </w:rPr>
        <w:t xml:space="preserve">. </w:t>
      </w:r>
      <w:ins w:id="2" w:author="Ken Halanych" w:date="2019-04-30T21:12:00Z">
        <w:r w:rsidR="00083B85">
          <w:rPr>
            <w:rFonts w:ascii="Arial" w:hAnsi="Arial"/>
            <w:sz w:val="22"/>
            <w:szCs w:val="22"/>
          </w:rPr>
          <w:t xml:space="preserve">Here we restate the protocol provided by Colorado State University. </w:t>
        </w:r>
      </w:ins>
      <w:r>
        <w:rPr>
          <w:rFonts w:ascii="Arial" w:hAnsi="Arial"/>
          <w:sz w:val="22"/>
          <w:szCs w:val="22"/>
        </w:rPr>
        <w:t>Briefly, samples were transferred to 5mL tubes appropriate for use in the Bullet Blender Storm 5 (Next Advanced). Freshly cleaned, 3.2mm stainless st</w:t>
      </w:r>
      <w:r>
        <w:rPr>
          <w:rFonts w:ascii="Arial" w:hAnsi="Arial"/>
          <w:sz w:val="22"/>
          <w:szCs w:val="22"/>
        </w:rPr>
        <w:t>eel beads were added at an approximate 1:1 sample: bead volume ratio (1-5 beads). The tissue/bead mixture was then combined with 1X PBS (</w:t>
      </w:r>
      <w:proofErr w:type="spellStart"/>
      <w:r>
        <w:rPr>
          <w:rFonts w:ascii="Arial" w:hAnsi="Arial"/>
          <w:sz w:val="22"/>
          <w:szCs w:val="22"/>
        </w:rPr>
        <w:t>Hyclone</w:t>
      </w:r>
      <w:proofErr w:type="spellEnd"/>
      <w:r>
        <w:rPr>
          <w:rFonts w:ascii="Arial" w:hAnsi="Arial"/>
          <w:sz w:val="22"/>
          <w:szCs w:val="22"/>
        </w:rPr>
        <w:t>) spiked with 1X Halt Protease Inhibitor cocktail (Thermo Scientific) for an approximate 2:1 liquid: solid ratio</w:t>
      </w:r>
      <w:r>
        <w:rPr>
          <w:rFonts w:ascii="Arial" w:hAnsi="Arial"/>
          <w:sz w:val="22"/>
          <w:szCs w:val="22"/>
        </w:rPr>
        <w:t xml:space="preserve"> (150-600 </w:t>
      </w:r>
      <w:proofErr w:type="spellStart"/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>l</w:t>
      </w:r>
      <w:proofErr w:type="spellEnd"/>
      <w:r>
        <w:rPr>
          <w:rFonts w:ascii="Arial" w:hAnsi="Arial"/>
          <w:sz w:val="22"/>
          <w:szCs w:val="22"/>
        </w:rPr>
        <w:t xml:space="preserve">). Tissue homogenization was achieved using </w:t>
      </w:r>
      <w:proofErr w:type="gramStart"/>
      <w:r>
        <w:rPr>
          <w:rFonts w:ascii="Arial" w:hAnsi="Arial"/>
          <w:sz w:val="22"/>
          <w:szCs w:val="22"/>
        </w:rPr>
        <w:t>speed setting</w:t>
      </w:r>
      <w:proofErr w:type="gramEnd"/>
      <w:r>
        <w:rPr>
          <w:rFonts w:ascii="Arial" w:hAnsi="Arial"/>
          <w:sz w:val="22"/>
          <w:szCs w:val="22"/>
        </w:rPr>
        <w:t xml:space="preserve"> 12 for 5 minutes. The stainless-steel beads were removed and 0.1mm glass beads added at approximately 1:1 </w:t>
      </w:r>
      <w:proofErr w:type="spellStart"/>
      <w:r>
        <w:rPr>
          <w:rFonts w:ascii="Arial" w:hAnsi="Arial"/>
          <w:sz w:val="22"/>
          <w:szCs w:val="22"/>
        </w:rPr>
        <w:t>sample</w:t>
      </w:r>
      <w:proofErr w:type="gramStart"/>
      <w:r>
        <w:rPr>
          <w:rFonts w:ascii="Arial" w:hAnsi="Arial"/>
          <w:sz w:val="22"/>
          <w:szCs w:val="22"/>
        </w:rPr>
        <w:t>:bead</w:t>
      </w:r>
      <w:proofErr w:type="spellEnd"/>
      <w:proofErr w:type="gramEnd"/>
      <w:r>
        <w:rPr>
          <w:rFonts w:ascii="Arial" w:hAnsi="Arial"/>
          <w:sz w:val="22"/>
          <w:szCs w:val="22"/>
        </w:rPr>
        <w:t xml:space="preserve"> ratio. Further homogenization was achieved at speed 8 for 3 minutes.</w:t>
      </w:r>
      <w:r>
        <w:rPr>
          <w:rFonts w:ascii="Arial" w:hAnsi="Arial"/>
          <w:sz w:val="22"/>
          <w:szCs w:val="22"/>
        </w:rPr>
        <w:t xml:space="preserve"> Homogenate was then transferred to 1.5mL </w:t>
      </w:r>
      <w:proofErr w:type="spellStart"/>
      <w:r>
        <w:rPr>
          <w:rFonts w:ascii="Arial" w:hAnsi="Arial"/>
          <w:sz w:val="22"/>
          <w:szCs w:val="22"/>
        </w:rPr>
        <w:t>microcentrifuge</w:t>
      </w:r>
      <w:proofErr w:type="spellEnd"/>
      <w:r>
        <w:rPr>
          <w:rFonts w:ascii="Arial" w:hAnsi="Arial"/>
          <w:sz w:val="22"/>
          <w:szCs w:val="22"/>
        </w:rPr>
        <w:t xml:space="preserve"> tubes and subjected to cup horn sonication (Amplitude 70, 10s pulse, 20s off, 7 minutes total exposure time; </w:t>
      </w:r>
      <w:proofErr w:type="spellStart"/>
      <w:r>
        <w:rPr>
          <w:rFonts w:ascii="Arial" w:hAnsi="Arial"/>
          <w:sz w:val="22"/>
          <w:szCs w:val="22"/>
        </w:rPr>
        <w:t>Qsonica</w:t>
      </w:r>
      <w:proofErr w:type="spellEnd"/>
      <w:r>
        <w:rPr>
          <w:rFonts w:ascii="Arial" w:hAnsi="Arial"/>
          <w:sz w:val="22"/>
          <w:szCs w:val="22"/>
        </w:rPr>
        <w:t>) while suspended in ice water. Insoluble material was pelleted by brief centrifug</w:t>
      </w:r>
      <w:r>
        <w:rPr>
          <w:rFonts w:ascii="Arial" w:hAnsi="Arial"/>
          <w:sz w:val="22"/>
          <w:szCs w:val="22"/>
        </w:rPr>
        <w:t xml:space="preserve">ation at 3000xg. </w:t>
      </w:r>
      <w:proofErr w:type="gramStart"/>
      <w:r>
        <w:rPr>
          <w:rFonts w:ascii="Arial" w:hAnsi="Arial"/>
          <w:sz w:val="22"/>
          <w:szCs w:val="22"/>
        </w:rPr>
        <w:t>The resulting supernatant was subjected to protein quantification by the Pierce BCA Protein Assay Kit (</w:t>
      </w:r>
      <w:proofErr w:type="spellStart"/>
      <w:r>
        <w:rPr>
          <w:rFonts w:ascii="Arial" w:hAnsi="Arial"/>
          <w:sz w:val="22"/>
          <w:szCs w:val="22"/>
        </w:rPr>
        <w:t>ThermoFisher</w:t>
      </w:r>
      <w:proofErr w:type="spellEnd"/>
      <w:r>
        <w:rPr>
          <w:rFonts w:ascii="Arial" w:hAnsi="Arial"/>
          <w:sz w:val="22"/>
          <w:szCs w:val="22"/>
        </w:rPr>
        <w:t>-Pierce) following manufacturer</w:t>
      </w:r>
      <w:r>
        <w:rPr>
          <w:rFonts w:ascii="Arial" w:hAnsi="Arial"/>
          <w:sz w:val="22"/>
          <w:szCs w:val="22"/>
        </w:rPr>
        <w:t>’</w:t>
      </w:r>
      <w:r>
        <w:rPr>
          <w:rFonts w:ascii="Arial" w:hAnsi="Arial"/>
          <w:sz w:val="22"/>
          <w:szCs w:val="22"/>
        </w:rPr>
        <w:t>s instructions</w:t>
      </w:r>
      <w:proofErr w:type="gramEnd"/>
      <w:r>
        <w:rPr>
          <w:rFonts w:ascii="Arial" w:hAnsi="Arial"/>
          <w:sz w:val="22"/>
          <w:szCs w:val="22"/>
        </w:rPr>
        <w:t>. Absorbance of reacted samples was measured at 550nm and protein quantificati</w:t>
      </w:r>
      <w:r>
        <w:rPr>
          <w:rFonts w:ascii="Arial" w:hAnsi="Arial"/>
          <w:sz w:val="22"/>
          <w:szCs w:val="22"/>
        </w:rPr>
        <w:t>on stemmed from a quadratic fit of the Bovine Serum Albumin (BSA) standard curve.</w:t>
      </w:r>
    </w:p>
    <w:p w:rsidR="003C5601" w:rsidRDefault="0027727E">
      <w:pPr>
        <w:pStyle w:val="NormalWeb"/>
        <w:spacing w:before="180" w:after="180"/>
        <w:rPr>
          <w:rFonts w:ascii="Arial" w:eastAsia="Arial" w:hAnsi="Arial" w:cs="Arial"/>
        </w:rPr>
      </w:pPr>
      <w:proofErr w:type="gramStart"/>
      <w:r>
        <w:rPr>
          <w:rFonts w:ascii="Arial" w:hAnsi="Arial"/>
          <w:sz w:val="22"/>
          <w:szCs w:val="22"/>
        </w:rPr>
        <w:t xml:space="preserve">50 </w:t>
      </w:r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>g</w:t>
      </w:r>
      <w:proofErr w:type="gramEnd"/>
      <w:r>
        <w:rPr>
          <w:rFonts w:ascii="Arial" w:hAnsi="Arial"/>
          <w:sz w:val="22"/>
          <w:szCs w:val="22"/>
        </w:rPr>
        <w:t xml:space="preserve"> total protein was </w:t>
      </w:r>
      <w:proofErr w:type="spellStart"/>
      <w:r>
        <w:rPr>
          <w:rFonts w:ascii="Arial" w:hAnsi="Arial"/>
          <w:sz w:val="22"/>
          <w:szCs w:val="22"/>
        </w:rPr>
        <w:t>aliquoted</w:t>
      </w:r>
      <w:proofErr w:type="spellEnd"/>
      <w:r>
        <w:rPr>
          <w:rFonts w:ascii="Arial" w:hAnsi="Arial"/>
          <w:sz w:val="22"/>
          <w:szCs w:val="22"/>
        </w:rPr>
        <w:t xml:space="preserve"> from each sample and processed for in-solution trypsin digestion as previously described </w:t>
      </w:r>
      <w:hyperlink r:id="rId10" w:history="1">
        <w:r>
          <w:rPr>
            <w:rStyle w:val="Hyperlink0"/>
          </w:rPr>
          <w:t>(1</w:t>
        </w:r>
        <w:r>
          <w:rPr>
            <w:rStyle w:val="Hyperlink0"/>
          </w:rPr>
          <w:t>)</w:t>
        </w:r>
      </w:hyperlink>
      <w:r>
        <w:rPr>
          <w:rFonts w:ascii="Arial" w:hAnsi="Arial"/>
          <w:sz w:val="22"/>
          <w:szCs w:val="22"/>
        </w:rPr>
        <w:t>. A total of 0.5</w:t>
      </w:r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>g of peptides were then purified and concentrated using an on-line enrichment column (Waters Symmetry Trap C18 100</w:t>
      </w:r>
      <w:r>
        <w:rPr>
          <w:rFonts w:ascii="Arial" w:hAnsi="Arial"/>
          <w:sz w:val="22"/>
          <w:szCs w:val="22"/>
        </w:rPr>
        <w:t>Å</w:t>
      </w:r>
      <w:r>
        <w:rPr>
          <w:rFonts w:ascii="Arial" w:hAnsi="Arial"/>
          <w:sz w:val="22"/>
          <w:szCs w:val="22"/>
        </w:rPr>
        <w:t>, 5</w:t>
      </w:r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 xml:space="preserve">m, 180 </w:t>
      </w:r>
      <w:proofErr w:type="spellStart"/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>m</w:t>
      </w:r>
      <w:proofErr w:type="spellEnd"/>
      <w:r>
        <w:rPr>
          <w:rFonts w:ascii="Arial" w:hAnsi="Arial"/>
          <w:sz w:val="22"/>
          <w:szCs w:val="22"/>
        </w:rPr>
        <w:t xml:space="preserve"> ID x 20mm column). Subsequent chromatographic separation was performed on a reverse phase </w:t>
      </w:r>
      <w:proofErr w:type="spellStart"/>
      <w:r>
        <w:rPr>
          <w:rFonts w:ascii="Arial" w:hAnsi="Arial"/>
          <w:sz w:val="22"/>
          <w:szCs w:val="22"/>
        </w:rPr>
        <w:t>nanospray</w:t>
      </w:r>
      <w:proofErr w:type="spellEnd"/>
      <w:r>
        <w:rPr>
          <w:rFonts w:ascii="Arial" w:hAnsi="Arial"/>
          <w:sz w:val="22"/>
          <w:szCs w:val="22"/>
        </w:rPr>
        <w:t xml:space="preserve"> column</w:t>
      </w:r>
      <w:r>
        <w:rPr>
          <w:rFonts w:ascii="Arial" w:hAnsi="Arial"/>
          <w:sz w:val="22"/>
          <w:szCs w:val="22"/>
        </w:rPr>
        <w:t xml:space="preserve"> (Waters, Peptide BEH C18; 1.7</w:t>
      </w:r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 xml:space="preserve">m, 75 </w:t>
      </w:r>
      <w:proofErr w:type="spellStart"/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>m</w:t>
      </w:r>
      <w:proofErr w:type="spellEnd"/>
      <w:r>
        <w:rPr>
          <w:rFonts w:ascii="Arial" w:hAnsi="Arial"/>
          <w:sz w:val="22"/>
          <w:szCs w:val="22"/>
        </w:rPr>
        <w:t xml:space="preserve"> ID x 150mm column, 45</w:t>
      </w:r>
      <w:r>
        <w:rPr>
          <w:rFonts w:ascii="Arial" w:hAnsi="Arial"/>
          <w:sz w:val="22"/>
          <w:szCs w:val="22"/>
        </w:rPr>
        <w:t>°</w:t>
      </w:r>
      <w:r>
        <w:rPr>
          <w:rFonts w:ascii="Arial" w:hAnsi="Arial"/>
          <w:sz w:val="22"/>
          <w:szCs w:val="22"/>
        </w:rPr>
        <w:t xml:space="preserve">C) using a 90 minute gradient: 5%-30% buffer B over 85 minutes followed by 30%-45%B over 5 minutes (0.1% formic acid in ACN) at a flow rate of 350 </w:t>
      </w:r>
      <w:proofErr w:type="spellStart"/>
      <w:r>
        <w:rPr>
          <w:rFonts w:ascii="Arial" w:hAnsi="Arial"/>
          <w:sz w:val="22"/>
          <w:szCs w:val="22"/>
        </w:rPr>
        <w:t>nanoliters</w:t>
      </w:r>
      <w:proofErr w:type="spellEnd"/>
      <w:r>
        <w:rPr>
          <w:rFonts w:ascii="Arial" w:hAnsi="Arial"/>
          <w:sz w:val="22"/>
          <w:szCs w:val="22"/>
        </w:rPr>
        <w:t>/min. Peptides were eluted directly i</w:t>
      </w:r>
      <w:r>
        <w:rPr>
          <w:rFonts w:ascii="Arial" w:hAnsi="Arial"/>
          <w:sz w:val="22"/>
          <w:szCs w:val="22"/>
        </w:rPr>
        <w:t>nto the mass spectrometer (</w:t>
      </w:r>
      <w:proofErr w:type="spellStart"/>
      <w:r>
        <w:rPr>
          <w:rFonts w:ascii="Arial" w:hAnsi="Arial"/>
          <w:sz w:val="22"/>
          <w:szCs w:val="22"/>
        </w:rPr>
        <w:t>Orbitrap</w:t>
      </w:r>
      <w:proofErr w:type="spellEnd"/>
      <w:r>
        <w:rPr>
          <w:rFonts w:ascii="Arial" w:hAnsi="Arial"/>
          <w:sz w:val="22"/>
          <w:szCs w:val="22"/>
        </w:rPr>
        <w:t xml:space="preserve"> </w:t>
      </w:r>
      <w:proofErr w:type="spellStart"/>
      <w:r>
        <w:rPr>
          <w:rFonts w:ascii="Arial" w:hAnsi="Arial"/>
          <w:sz w:val="22"/>
          <w:szCs w:val="22"/>
        </w:rPr>
        <w:t>Velos</w:t>
      </w:r>
      <w:proofErr w:type="spellEnd"/>
      <w:r>
        <w:rPr>
          <w:rFonts w:ascii="Arial" w:hAnsi="Arial"/>
          <w:sz w:val="22"/>
          <w:szCs w:val="22"/>
        </w:rPr>
        <w:t xml:space="preserve"> Pro, Thermo Scientific) equipped with a </w:t>
      </w:r>
      <w:proofErr w:type="spellStart"/>
      <w:r>
        <w:rPr>
          <w:rFonts w:ascii="Arial" w:hAnsi="Arial"/>
          <w:sz w:val="22"/>
          <w:szCs w:val="22"/>
        </w:rPr>
        <w:t>Nanospray</w:t>
      </w:r>
      <w:proofErr w:type="spellEnd"/>
      <w:r>
        <w:rPr>
          <w:rFonts w:ascii="Arial" w:hAnsi="Arial"/>
          <w:sz w:val="22"/>
          <w:szCs w:val="22"/>
        </w:rPr>
        <w:t xml:space="preserve"> Flex ion source (Thermo Scientific) and spectra were collected over a m/z range of 400</w:t>
      </w:r>
      <w:r>
        <w:rPr>
          <w:rFonts w:ascii="Arial" w:hAnsi="Arial"/>
          <w:sz w:val="22"/>
          <w:szCs w:val="22"/>
        </w:rPr>
        <w:t>–</w:t>
      </w:r>
      <w:r>
        <w:rPr>
          <w:rFonts w:ascii="Arial" w:hAnsi="Arial"/>
          <w:sz w:val="22"/>
          <w:szCs w:val="22"/>
        </w:rPr>
        <w:t>2000 under positive mode ionization. Ions with charge state +2 or +3 were acc</w:t>
      </w:r>
      <w:r>
        <w:rPr>
          <w:rFonts w:ascii="Arial" w:hAnsi="Arial"/>
          <w:sz w:val="22"/>
          <w:szCs w:val="22"/>
        </w:rPr>
        <w:t>epted for MS/MS using a dynamic exclusion limit of 2 MS/MS spectra of a given m/z value for 30 s (exclusion duration of 90 s). The instrument was operated in FT mode for MS detection (resolution of 60,000) and ion trap mode for MS/MS detection with a norma</w:t>
      </w:r>
      <w:r>
        <w:rPr>
          <w:rFonts w:ascii="Arial" w:hAnsi="Arial"/>
          <w:sz w:val="22"/>
          <w:szCs w:val="22"/>
        </w:rPr>
        <w:t xml:space="preserve">lized collision energy set to 35%. Compound lists of the resulting spectra were generated using </w:t>
      </w:r>
      <w:proofErr w:type="spellStart"/>
      <w:r>
        <w:rPr>
          <w:rFonts w:ascii="Arial" w:hAnsi="Arial"/>
          <w:sz w:val="22"/>
          <w:szCs w:val="22"/>
        </w:rPr>
        <w:t>Xcalibur</w:t>
      </w:r>
      <w:proofErr w:type="spellEnd"/>
      <w:r>
        <w:rPr>
          <w:rFonts w:ascii="Arial" w:hAnsi="Arial"/>
          <w:sz w:val="22"/>
          <w:szCs w:val="22"/>
        </w:rPr>
        <w:t xml:space="preserve"> 3.0 software (Thermo Scientific) with a S/N threshold of 1.5 and 1 scan/group.</w:t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sz w:val="22"/>
          <w:szCs w:val="22"/>
        </w:rPr>
        <w:t xml:space="preserve">Tandem mass spectra were extracted, charge state </w:t>
      </w:r>
      <w:proofErr w:type="spellStart"/>
      <w:r>
        <w:rPr>
          <w:rFonts w:ascii="Arial" w:hAnsi="Arial"/>
          <w:sz w:val="22"/>
          <w:szCs w:val="22"/>
        </w:rPr>
        <w:t>deconvoluted</w:t>
      </w:r>
      <w:proofErr w:type="spellEnd"/>
      <w:r>
        <w:rPr>
          <w:rFonts w:ascii="Arial" w:hAnsi="Arial"/>
          <w:sz w:val="22"/>
          <w:szCs w:val="22"/>
        </w:rPr>
        <w:t xml:space="preserve"> and </w:t>
      </w:r>
      <w:proofErr w:type="spellStart"/>
      <w:r>
        <w:rPr>
          <w:rFonts w:ascii="Arial" w:hAnsi="Arial"/>
          <w:sz w:val="22"/>
          <w:szCs w:val="22"/>
        </w:rPr>
        <w:t>deisot</w:t>
      </w:r>
      <w:r>
        <w:rPr>
          <w:rFonts w:ascii="Arial" w:hAnsi="Arial"/>
          <w:sz w:val="22"/>
          <w:szCs w:val="22"/>
        </w:rPr>
        <w:t>oped</w:t>
      </w:r>
      <w:proofErr w:type="spellEnd"/>
      <w:r>
        <w:rPr>
          <w:rFonts w:ascii="Arial" w:hAnsi="Arial"/>
          <w:sz w:val="22"/>
          <w:szCs w:val="22"/>
        </w:rPr>
        <w:t xml:space="preserve"> by </w:t>
      </w:r>
      <w:proofErr w:type="spellStart"/>
      <w:r>
        <w:rPr>
          <w:rFonts w:ascii="Arial" w:hAnsi="Arial"/>
          <w:sz w:val="22"/>
          <w:szCs w:val="22"/>
        </w:rPr>
        <w:t>ProteoWizard</w:t>
      </w:r>
      <w:proofErr w:type="spellEnd"/>
      <w:r>
        <w:rPr>
          <w:rFonts w:ascii="Arial" w:hAnsi="Arial"/>
          <w:sz w:val="22"/>
          <w:szCs w:val="22"/>
        </w:rPr>
        <w:t xml:space="preserve"> </w:t>
      </w:r>
      <w:proofErr w:type="spellStart"/>
      <w:r>
        <w:rPr>
          <w:rFonts w:ascii="Arial" w:hAnsi="Arial"/>
          <w:sz w:val="22"/>
          <w:szCs w:val="22"/>
        </w:rPr>
        <w:t>MsConvert</w:t>
      </w:r>
      <w:proofErr w:type="spellEnd"/>
      <w:r>
        <w:rPr>
          <w:rFonts w:ascii="Arial" w:hAnsi="Arial"/>
          <w:sz w:val="22"/>
          <w:szCs w:val="22"/>
        </w:rPr>
        <w:t xml:space="preserve"> v3.0. Spectra from all samples were searched using Mascot (Matrix Science, London, UK; version 2.6.0) against gene models of </w:t>
      </w:r>
      <w:proofErr w:type="spellStart"/>
      <w:r>
        <w:rPr>
          <w:rFonts w:ascii="Arial" w:hAnsi="Arial"/>
          <w:i/>
          <w:iCs/>
          <w:sz w:val="22"/>
          <w:szCs w:val="22"/>
        </w:rPr>
        <w:t>Lamellibrachia</w:t>
      </w:r>
      <w:proofErr w:type="spellEnd"/>
      <w:r>
        <w:rPr>
          <w:rFonts w:ascii="Arial" w:hAnsi="Arial"/>
          <w:sz w:val="22"/>
          <w:szCs w:val="22"/>
        </w:rPr>
        <w:t xml:space="preserve"> host and </w:t>
      </w:r>
      <w:proofErr w:type="spellStart"/>
      <w:r>
        <w:rPr>
          <w:rFonts w:ascii="Arial" w:hAnsi="Arial"/>
          <w:sz w:val="22"/>
          <w:szCs w:val="22"/>
        </w:rPr>
        <w:t>symbiont</w:t>
      </w:r>
      <w:proofErr w:type="spellEnd"/>
      <w:r>
        <w:rPr>
          <w:rFonts w:ascii="Arial" w:hAnsi="Arial"/>
          <w:sz w:val="22"/>
          <w:szCs w:val="22"/>
        </w:rPr>
        <w:t xml:space="preserve"> genomes (derived from </w:t>
      </w:r>
      <w:hyperlink r:id="rId11" w:history="1">
        <w:r>
          <w:rPr>
            <w:rStyle w:val="Hyperlink0"/>
          </w:rPr>
          <w:t>(2)</w:t>
        </w:r>
      </w:hyperlink>
      <w:r>
        <w:rPr>
          <w:rFonts w:ascii="Arial" w:hAnsi="Arial"/>
          <w:sz w:val="22"/>
          <w:szCs w:val="22"/>
        </w:rPr>
        <w:t xml:space="preserve">) assuming the digestion enzyme trypsin. Mascot was searched with a fragment ion mass tolerance of 0.80 Da and a parent ion tolerance of 20 PPM. Oxidation of methionine and </w:t>
      </w:r>
      <w:proofErr w:type="spellStart"/>
      <w:r>
        <w:rPr>
          <w:rFonts w:ascii="Arial" w:hAnsi="Arial"/>
          <w:sz w:val="22"/>
          <w:szCs w:val="22"/>
        </w:rPr>
        <w:t>carbamidomethyl</w:t>
      </w:r>
      <w:proofErr w:type="spellEnd"/>
      <w:r>
        <w:rPr>
          <w:rFonts w:ascii="Arial" w:hAnsi="Arial"/>
          <w:sz w:val="22"/>
          <w:szCs w:val="22"/>
        </w:rPr>
        <w:t xml:space="preserve"> of cysteine were specified in Mascot as variable modifica</w:t>
      </w:r>
      <w:r>
        <w:rPr>
          <w:rFonts w:ascii="Arial" w:hAnsi="Arial"/>
          <w:sz w:val="22"/>
          <w:szCs w:val="22"/>
        </w:rPr>
        <w:t xml:space="preserve">tions. Search results from all samples were imported and combined using the probabilistic protein identification algorithms </w:t>
      </w:r>
      <w:hyperlink r:id="rId12" w:history="1">
        <w:r>
          <w:rPr>
            <w:rStyle w:val="Hyperlink0"/>
          </w:rPr>
          <w:t>(3)</w:t>
        </w:r>
      </w:hyperlink>
      <w:r>
        <w:rPr>
          <w:rFonts w:ascii="Arial" w:hAnsi="Arial"/>
          <w:sz w:val="22"/>
          <w:szCs w:val="22"/>
        </w:rPr>
        <w:t xml:space="preserve"> implemented in the Scaffold software (version Scaffold_4.8.4, Proteome Softw</w:t>
      </w:r>
      <w:r>
        <w:rPr>
          <w:rFonts w:ascii="Arial" w:hAnsi="Arial"/>
          <w:sz w:val="22"/>
          <w:szCs w:val="22"/>
        </w:rPr>
        <w:t xml:space="preserve">are Inc., Portland, OR) </w:t>
      </w:r>
      <w:hyperlink r:id="rId13" w:history="1">
        <w:r>
          <w:rPr>
            <w:rStyle w:val="Hyperlink0"/>
          </w:rPr>
          <w:t>(4)</w:t>
        </w:r>
      </w:hyperlink>
      <w:r>
        <w:rPr>
          <w:rFonts w:ascii="Arial" w:hAnsi="Arial"/>
          <w:sz w:val="22"/>
          <w:szCs w:val="22"/>
        </w:rPr>
        <w:t xml:space="preserve">. Protein identifications were accepted if they could be established at greater than 99.0% probability and contained at least 1 identified peptide. </w:t>
      </w:r>
      <w:proofErr w:type="gramStart"/>
      <w:r>
        <w:rPr>
          <w:rFonts w:ascii="Arial" w:hAnsi="Arial"/>
          <w:sz w:val="22"/>
          <w:szCs w:val="22"/>
        </w:rPr>
        <w:t>Protein probabilities were as</w:t>
      </w:r>
      <w:r>
        <w:rPr>
          <w:rFonts w:ascii="Arial" w:hAnsi="Arial"/>
          <w:sz w:val="22"/>
          <w:szCs w:val="22"/>
        </w:rPr>
        <w:t>signed by the Protein Prophet algorithm</w:t>
      </w:r>
      <w:proofErr w:type="gramEnd"/>
      <w:r>
        <w:rPr>
          <w:rFonts w:ascii="Arial" w:hAnsi="Arial"/>
          <w:sz w:val="22"/>
          <w:szCs w:val="22"/>
        </w:rPr>
        <w:t xml:space="preserve"> </w:t>
      </w:r>
      <w:hyperlink r:id="rId14" w:history="1">
        <w:r>
          <w:rPr>
            <w:rStyle w:val="Hyperlink0"/>
          </w:rPr>
          <w:t>(5)</w:t>
        </w:r>
      </w:hyperlink>
      <w:r>
        <w:rPr>
          <w:rFonts w:ascii="Arial" w:hAnsi="Arial"/>
          <w:sz w:val="22"/>
          <w:szCs w:val="22"/>
        </w:rPr>
        <w:t>. Proteins that contained similar peptides and could not be differentiated based on MS/MS analysis alone were grouped to satisfy the principles of parsimony.</w:t>
      </w: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proofErr w:type="gramStart"/>
      <w:r>
        <w:rPr>
          <w:rFonts w:ascii="Arial" w:hAnsi="Arial"/>
          <w:b/>
          <w:bCs/>
          <w:sz w:val="22"/>
          <w:szCs w:val="22"/>
        </w:rPr>
        <w:t xml:space="preserve">Manual annotation of gene families with potential </w:t>
      </w:r>
      <w:commentRangeStart w:id="3"/>
      <w:r>
        <w:rPr>
          <w:rFonts w:ascii="Arial" w:hAnsi="Arial"/>
          <w:b/>
          <w:bCs/>
          <w:sz w:val="22"/>
          <w:szCs w:val="22"/>
        </w:rPr>
        <w:t>interest</w:t>
      </w:r>
      <w:commentRangeEnd w:id="3"/>
      <w:r w:rsidR="00083B85">
        <w:rPr>
          <w:rStyle w:val="CommentReference"/>
          <w:rFonts w:cs="Times New Roman"/>
          <w:color w:val="auto"/>
        </w:rPr>
        <w:commentReference w:id="3"/>
      </w:r>
      <w:r>
        <w:rPr>
          <w:rFonts w:ascii="Arial" w:hAnsi="Arial"/>
          <w:b/>
          <w:bCs/>
          <w:sz w:val="22"/>
          <w:szCs w:val="22"/>
        </w:rPr>
        <w:t>.</w:t>
      </w:r>
      <w:proofErr w:type="gramEnd"/>
    </w:p>
    <w:p w:rsidR="003C5601" w:rsidRDefault="0027727E">
      <w:pPr>
        <w:pStyle w:val="NormalWeb"/>
        <w:jc w:val="center"/>
      </w:pPr>
      <w:r>
        <w:rPr>
          <w:rFonts w:ascii="Arial" w:eastAsia="Arial" w:hAnsi="Arial" w:cs="Arial"/>
          <w:noProof/>
          <w:sz w:val="36"/>
          <w:szCs w:val="36"/>
        </w:rPr>
        <w:drawing>
          <wp:inline distT="0" distB="0" distL="0" distR="0" wp14:anchorId="7F91F864" wp14:editId="1DF309D1">
            <wp:extent cx="4772025" cy="2276475"/>
            <wp:effectExtent l="0" t="0" r="0" b="0"/>
            <wp:docPr id="1073741826" name="officeArt object" descr="https://lh6.googleusercontent.com/70FdP1JBg3Uv3G0hoziokMK33bYX-ITdGySPH-mfLCLBpJyf38flc3QdiHbi2vqyFU5dIjAF42wQ2fM3l2JJUf8wlzpzhJEg5vA-mUG0-yafp0sAz-xuXbixDycVl77jn-yzrJlCzdrTyyiUO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https://lh6.googleusercontent.com/70FdP1JBg3Uv3G0hoziokMK33bYX-ITdGySPH-mfLCLBpJyf38flc3QdiHbi2vqyFU5dIjAF42wQ2fM3l2JJUf8wlzpzhJEg5vA-mUG0-yafp0sAz-xuXbixDycVl77jn-yzrJlCzdrTyyiUOg" descr="https://lh6.googleusercontent.com/70FdP1JBg3Uv3G0hoziokMK33bYX-ITdGySPH-mfLCLBpJyf38flc3QdiHbi2vqyFU5dIjAF42wQ2fM3l2JJUf8wlzpzhJEg5vA-mUG0-yafp0sAz-xuXbixDycVl77jn-yzrJlCzdrTyyiUO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76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C5601" w:rsidRDefault="003C5601">
      <w:pPr>
        <w:pStyle w:val="Body"/>
      </w:pPr>
    </w:p>
    <w:p w:rsidR="003C5601" w:rsidRDefault="0027727E">
      <w:pPr>
        <w:pStyle w:val="NormalWeb"/>
      </w:pPr>
      <w:r>
        <w:rPr>
          <w:rFonts w:ascii="Arial" w:hAnsi="Arial"/>
          <w:sz w:val="36"/>
          <w:szCs w:val="36"/>
        </w:rPr>
        <w:t>Supplementary Information for</w:t>
      </w:r>
    </w:p>
    <w:p w:rsidR="003C5601" w:rsidRDefault="0027727E">
      <w:pPr>
        <w:pStyle w:val="NormalWeb"/>
        <w:spacing w:before="480" w:after="240"/>
      </w:pPr>
      <w:commentRangeStart w:id="4"/>
      <w:r>
        <w:rPr>
          <w:rFonts w:ascii="Arial" w:hAnsi="Arial"/>
          <w:b/>
          <w:bCs/>
          <w:sz w:val="22"/>
          <w:szCs w:val="22"/>
        </w:rPr>
        <w:t xml:space="preserve">Genomic underpinnings of </w:t>
      </w:r>
      <w:proofErr w:type="spellStart"/>
      <w:r>
        <w:rPr>
          <w:rFonts w:ascii="Arial" w:hAnsi="Arial"/>
          <w:b/>
          <w:bCs/>
          <w:sz w:val="22"/>
          <w:szCs w:val="22"/>
        </w:rPr>
        <w:t>chemosymbiosis</w:t>
      </w:r>
      <w:proofErr w:type="spellEnd"/>
      <w:r>
        <w:rPr>
          <w:rFonts w:ascii="Arial" w:hAnsi="Arial"/>
          <w:b/>
          <w:bCs/>
          <w:sz w:val="22"/>
          <w:szCs w:val="22"/>
        </w:rPr>
        <w:t xml:space="preserve"> in the deep-sea seep-dwelling tubeworm </w:t>
      </w:r>
      <w:proofErr w:type="spellStart"/>
      <w:r>
        <w:rPr>
          <w:rFonts w:ascii="Arial" w:hAnsi="Arial"/>
          <w:b/>
          <w:bCs/>
          <w:i/>
          <w:iCs/>
          <w:sz w:val="22"/>
          <w:szCs w:val="22"/>
        </w:rPr>
        <w:t>Lamellibrachia</w:t>
      </w:r>
      <w:proofErr w:type="spellEnd"/>
      <w:r>
        <w:rPr>
          <w:rFonts w:ascii="Arial" w:hAnsi="Arial"/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rFonts w:ascii="Arial" w:hAnsi="Arial"/>
          <w:b/>
          <w:bCs/>
          <w:i/>
          <w:iCs/>
          <w:sz w:val="22"/>
          <w:szCs w:val="22"/>
        </w:rPr>
        <w:t>luymesi</w:t>
      </w:r>
      <w:proofErr w:type="spellEnd"/>
      <w:r>
        <w:rPr>
          <w:rFonts w:ascii="Arial" w:hAnsi="Arial"/>
          <w:b/>
          <w:bCs/>
          <w:i/>
          <w:iCs/>
          <w:sz w:val="22"/>
          <w:szCs w:val="22"/>
        </w:rPr>
        <w:t xml:space="preserve"> </w:t>
      </w:r>
      <w:r>
        <w:rPr>
          <w:rFonts w:ascii="Arial" w:hAnsi="Arial"/>
          <w:b/>
          <w:bCs/>
          <w:sz w:val="22"/>
          <w:szCs w:val="22"/>
        </w:rPr>
        <w:t>(</w:t>
      </w:r>
      <w:proofErr w:type="spellStart"/>
      <w:r>
        <w:rPr>
          <w:rFonts w:ascii="Arial" w:hAnsi="Arial"/>
          <w:b/>
          <w:bCs/>
          <w:sz w:val="22"/>
          <w:szCs w:val="22"/>
        </w:rPr>
        <w:t>Siboglinidae</w:t>
      </w:r>
      <w:proofErr w:type="spellEnd"/>
      <w:r>
        <w:rPr>
          <w:rFonts w:ascii="Arial" w:hAnsi="Arial"/>
          <w:b/>
          <w:bCs/>
          <w:sz w:val="22"/>
          <w:szCs w:val="22"/>
        </w:rPr>
        <w:t>, Annelida)</w:t>
      </w:r>
      <w:commentRangeEnd w:id="4"/>
      <w:r w:rsidR="00083B85">
        <w:rPr>
          <w:rStyle w:val="CommentReference"/>
          <w:rFonts w:cs="Times New Roman"/>
          <w:color w:val="auto"/>
        </w:rPr>
        <w:commentReference w:id="4"/>
      </w:r>
    </w:p>
    <w:p w:rsidR="003C5601" w:rsidRDefault="003C5601">
      <w:pPr>
        <w:pStyle w:val="Body"/>
      </w:pPr>
    </w:p>
    <w:p w:rsidR="003C5601" w:rsidRDefault="0027727E">
      <w:pPr>
        <w:pStyle w:val="NormalWeb"/>
      </w:pPr>
      <w:proofErr w:type="spellStart"/>
      <w:r>
        <w:rPr>
          <w:rFonts w:ascii="Arial" w:hAnsi="Arial"/>
          <w:sz w:val="22"/>
          <w:szCs w:val="22"/>
        </w:rPr>
        <w:t>Yuanning</w:t>
      </w:r>
      <w:proofErr w:type="spellEnd"/>
      <w:r>
        <w:rPr>
          <w:rFonts w:ascii="Arial" w:hAnsi="Arial"/>
          <w:sz w:val="22"/>
          <w:szCs w:val="22"/>
        </w:rPr>
        <w:t xml:space="preserve"> Li</w:t>
      </w:r>
      <w:r>
        <w:rPr>
          <w:rFonts w:ascii="Arial" w:hAnsi="Arial"/>
          <w:sz w:val="8"/>
          <w:szCs w:val="8"/>
          <w:vertAlign w:val="superscript"/>
        </w:rPr>
        <w:t>1</w:t>
      </w:r>
      <w:proofErr w:type="gramStart"/>
      <w:r>
        <w:rPr>
          <w:rFonts w:ascii="Arial" w:hAnsi="Arial"/>
          <w:sz w:val="22"/>
          <w:szCs w:val="22"/>
        </w:rPr>
        <w:t>,</w:t>
      </w:r>
      <w:r>
        <w:rPr>
          <w:rFonts w:ascii="Arial" w:hAnsi="Arial"/>
          <w:sz w:val="8"/>
          <w:szCs w:val="8"/>
          <w:vertAlign w:val="superscript"/>
        </w:rPr>
        <w:t>2</w:t>
      </w:r>
      <w:proofErr w:type="gramEnd"/>
      <w:r>
        <w:rPr>
          <w:rFonts w:ascii="Arial" w:hAnsi="Arial"/>
          <w:sz w:val="22"/>
          <w:szCs w:val="22"/>
        </w:rPr>
        <w:t>*, Michael G. Tassia</w:t>
      </w:r>
      <w:r>
        <w:rPr>
          <w:rFonts w:ascii="Arial" w:hAnsi="Arial"/>
          <w:sz w:val="8"/>
          <w:szCs w:val="8"/>
          <w:vertAlign w:val="superscript"/>
        </w:rPr>
        <w:t>1</w:t>
      </w:r>
      <w:r>
        <w:rPr>
          <w:rFonts w:ascii="Arial" w:hAnsi="Arial"/>
          <w:sz w:val="22"/>
          <w:szCs w:val="22"/>
        </w:rPr>
        <w:t>, Damien S. Waits</w:t>
      </w:r>
      <w:r>
        <w:rPr>
          <w:rFonts w:ascii="Arial" w:hAnsi="Arial"/>
          <w:sz w:val="8"/>
          <w:szCs w:val="8"/>
          <w:vertAlign w:val="superscript"/>
        </w:rPr>
        <w:t>1</w:t>
      </w:r>
      <w:r>
        <w:rPr>
          <w:rFonts w:ascii="Arial" w:hAnsi="Arial"/>
          <w:sz w:val="22"/>
          <w:szCs w:val="22"/>
        </w:rPr>
        <w:t xml:space="preserve">, </w:t>
      </w:r>
      <w:proofErr w:type="spellStart"/>
      <w:r>
        <w:rPr>
          <w:rFonts w:ascii="Arial" w:hAnsi="Arial"/>
          <w:sz w:val="22"/>
          <w:szCs w:val="22"/>
        </w:rPr>
        <w:t>Viktoria</w:t>
      </w:r>
      <w:proofErr w:type="spellEnd"/>
      <w:r>
        <w:rPr>
          <w:rFonts w:ascii="Arial" w:hAnsi="Arial"/>
          <w:sz w:val="22"/>
          <w:szCs w:val="22"/>
        </w:rPr>
        <w:t xml:space="preserve"> E. Bogantes</w:t>
      </w:r>
      <w:r>
        <w:rPr>
          <w:rFonts w:ascii="Arial" w:hAnsi="Arial"/>
          <w:sz w:val="8"/>
          <w:szCs w:val="8"/>
          <w:vertAlign w:val="superscript"/>
        </w:rPr>
        <w:t>1</w:t>
      </w:r>
      <w:r>
        <w:rPr>
          <w:rFonts w:ascii="Arial" w:hAnsi="Arial"/>
          <w:sz w:val="22"/>
          <w:szCs w:val="22"/>
        </w:rPr>
        <w:t>, Kyle T. David</w:t>
      </w:r>
      <w:r>
        <w:rPr>
          <w:rFonts w:ascii="Arial" w:hAnsi="Arial"/>
          <w:sz w:val="8"/>
          <w:szCs w:val="8"/>
          <w:vertAlign w:val="superscript"/>
        </w:rPr>
        <w:t>1</w:t>
      </w:r>
      <w:r>
        <w:rPr>
          <w:rFonts w:ascii="Arial" w:hAnsi="Arial"/>
          <w:sz w:val="22"/>
          <w:szCs w:val="22"/>
        </w:rPr>
        <w:t>, Kenneth M. Halanych</w:t>
      </w:r>
      <w:r>
        <w:rPr>
          <w:rFonts w:ascii="Arial" w:hAnsi="Arial"/>
          <w:sz w:val="8"/>
          <w:szCs w:val="8"/>
          <w:vertAlign w:val="superscript"/>
        </w:rPr>
        <w:t>1</w:t>
      </w:r>
    </w:p>
    <w:p w:rsidR="003C5601" w:rsidRDefault="003C5601">
      <w:pPr>
        <w:pStyle w:val="Body"/>
      </w:pPr>
    </w:p>
    <w:p w:rsidR="003C5601" w:rsidRDefault="0027727E">
      <w:pPr>
        <w:pStyle w:val="NormalWeb"/>
      </w:pPr>
      <w:r>
        <w:rPr>
          <w:rFonts w:ascii="Arial" w:hAnsi="Arial"/>
        </w:rPr>
        <w:t xml:space="preserve">Corresponding authors: </w:t>
      </w:r>
      <w:proofErr w:type="spellStart"/>
      <w:r>
        <w:rPr>
          <w:rFonts w:ascii="Arial" w:hAnsi="Arial"/>
        </w:rPr>
        <w:t>Yuanning</w:t>
      </w:r>
      <w:proofErr w:type="spellEnd"/>
      <w:r>
        <w:rPr>
          <w:rFonts w:ascii="Arial" w:hAnsi="Arial"/>
        </w:rPr>
        <w:t xml:space="preserve"> Li, Kenneth M. Halanych </w:t>
      </w:r>
    </w:p>
    <w:p w:rsidR="003C5601" w:rsidRDefault="0027727E">
      <w:pPr>
        <w:pStyle w:val="NormalWeb"/>
      </w:pPr>
      <w:r>
        <w:rPr>
          <w:rFonts w:ascii="Arial" w:hAnsi="Arial"/>
        </w:rPr>
        <w:t xml:space="preserve">Email: </w:t>
      </w:r>
      <w:r>
        <w:rPr>
          <w:rFonts w:ascii="Arial" w:hAnsi="Arial"/>
        </w:rPr>
        <w:t> </w:t>
      </w:r>
      <w:hyperlink r:id="rId15" w:history="1">
        <w:r>
          <w:rPr>
            <w:rStyle w:val="Hyperlink0"/>
          </w:rPr>
          <w:t>yuanning.li@yale.edu</w:t>
        </w:r>
      </w:hyperlink>
      <w:r>
        <w:rPr>
          <w:rFonts w:ascii="Arial" w:hAnsi="Arial"/>
          <w:sz w:val="22"/>
          <w:szCs w:val="22"/>
        </w:rPr>
        <w:t>; k</w:t>
      </w:r>
      <w:hyperlink r:id="rId16" w:history="1">
        <w:r>
          <w:rPr>
            <w:rStyle w:val="Hyperlink0"/>
          </w:rPr>
          <w:t>en@auburn.edu</w:t>
        </w:r>
      </w:hyperlink>
    </w:p>
    <w:p w:rsidR="003C5601" w:rsidRDefault="0027727E">
      <w:pPr>
        <w:pStyle w:val="Body"/>
        <w:spacing w:after="240"/>
      </w:pPr>
      <w:r>
        <w:rPr>
          <w:rFonts w:ascii="Arial Unicode MS" w:eastAsia="Arial Unicode MS" w:hAnsi="Arial Unicode MS" w:cs="Arial Unicode MS"/>
        </w:rPr>
        <w:br/>
      </w:r>
    </w:p>
    <w:p w:rsidR="003C5601" w:rsidRDefault="0027727E">
      <w:pPr>
        <w:pStyle w:val="NormalWeb"/>
      </w:pPr>
      <w:r>
        <w:rPr>
          <w:rFonts w:ascii="Arial" w:hAnsi="Arial"/>
          <w:b/>
          <w:bCs/>
        </w:rPr>
        <w:t>This PDF file includes:</w:t>
      </w:r>
    </w:p>
    <w:p w:rsidR="003C5601" w:rsidRDefault="003C5601">
      <w:pPr>
        <w:pStyle w:val="Body"/>
      </w:pPr>
    </w:p>
    <w:p w:rsidR="003C5601" w:rsidRDefault="0027727E">
      <w:pPr>
        <w:pStyle w:val="NormalWeb"/>
      </w:pPr>
      <w:r>
        <w:rPr>
          <w:rFonts w:ascii="Arial" w:hAnsi="Arial"/>
        </w:rPr>
        <w:t>Supplementary text</w:t>
      </w:r>
    </w:p>
    <w:p w:rsidR="003C5601" w:rsidRDefault="0027727E">
      <w:pPr>
        <w:pStyle w:val="NormalWeb"/>
      </w:pPr>
      <w:r>
        <w:rPr>
          <w:rFonts w:ascii="Arial" w:hAnsi="Arial"/>
        </w:rPr>
        <w:t>Figs. S1 to S7</w:t>
      </w:r>
    </w:p>
    <w:p w:rsidR="003C5601" w:rsidRDefault="0027727E">
      <w:pPr>
        <w:pStyle w:val="NormalWeb"/>
      </w:pPr>
      <w:r>
        <w:rPr>
          <w:rFonts w:ascii="Arial" w:hAnsi="Arial"/>
        </w:rPr>
        <w:t>Tables S1 to S</w:t>
      </w:r>
    </w:p>
    <w:p w:rsidR="003C5601" w:rsidRDefault="0027727E">
      <w:pPr>
        <w:pStyle w:val="Body"/>
        <w:spacing w:after="240"/>
      </w:pP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</w:p>
    <w:p w:rsidR="003C5601" w:rsidRDefault="0027727E">
      <w:pPr>
        <w:pStyle w:val="NormalWeb"/>
        <w:spacing w:before="240" w:after="60"/>
      </w:pPr>
      <w:r>
        <w:rPr>
          <w:rFonts w:ascii="Arial" w:hAnsi="Arial"/>
          <w:b/>
          <w:bCs/>
        </w:rPr>
        <w:t>Supplementary Information Text</w:t>
      </w:r>
    </w:p>
    <w:p w:rsidR="003C5601" w:rsidRDefault="0027727E">
      <w:pPr>
        <w:pStyle w:val="NormalWeb"/>
        <w:spacing w:before="240" w:after="60"/>
      </w:pPr>
      <w:r>
        <w:rPr>
          <w:rFonts w:ascii="Arial" w:hAnsi="Arial"/>
          <w:b/>
          <w:bCs/>
        </w:rPr>
        <w:t>SI Methods</w:t>
      </w:r>
    </w:p>
    <w:p w:rsidR="003C5601" w:rsidRDefault="0027727E">
      <w:pPr>
        <w:pStyle w:val="NormalWeb"/>
      </w:pPr>
      <w:r>
        <w:rPr>
          <w:rFonts w:ascii="Arial" w:hAnsi="Arial"/>
          <w:b/>
          <w:bCs/>
          <w:sz w:val="22"/>
          <w:szCs w:val="22"/>
        </w:rPr>
        <w:t>Proteomics characterization.</w:t>
      </w:r>
    </w:p>
    <w:p w:rsidR="003C5601" w:rsidRDefault="0027727E">
      <w:pPr>
        <w:pStyle w:val="NormalWeb"/>
        <w:spacing w:before="180" w:after="180"/>
      </w:pPr>
      <w:r>
        <w:rPr>
          <w:rFonts w:ascii="Arial" w:hAnsi="Arial"/>
          <w:sz w:val="22"/>
          <w:szCs w:val="22"/>
        </w:rPr>
        <w:t xml:space="preserve">Proteomic analysis of </w:t>
      </w:r>
      <w:proofErr w:type="spellStart"/>
      <w:r>
        <w:rPr>
          <w:rFonts w:ascii="Arial" w:hAnsi="Arial"/>
          <w:i/>
          <w:iCs/>
          <w:sz w:val="22"/>
          <w:szCs w:val="22"/>
        </w:rPr>
        <w:t>Lamellibrachia</w:t>
      </w:r>
      <w:proofErr w:type="spellEnd"/>
      <w:r>
        <w:rPr>
          <w:rFonts w:ascii="Arial" w:hAnsi="Arial"/>
          <w:sz w:val="22"/>
          <w:szCs w:val="22"/>
        </w:rPr>
        <w:t xml:space="preserve"> </w:t>
      </w:r>
      <w:proofErr w:type="spellStart"/>
      <w:r>
        <w:rPr>
          <w:rFonts w:ascii="Arial" w:hAnsi="Arial"/>
          <w:i/>
          <w:iCs/>
          <w:sz w:val="22"/>
          <w:szCs w:val="22"/>
        </w:rPr>
        <w:t>luymesi</w:t>
      </w:r>
      <w:proofErr w:type="spellEnd"/>
      <w:r>
        <w:rPr>
          <w:rFonts w:ascii="Arial" w:hAnsi="Arial"/>
          <w:sz w:val="22"/>
          <w:szCs w:val="22"/>
        </w:rPr>
        <w:t xml:space="preserve"> trunk/</w:t>
      </w:r>
      <w:proofErr w:type="spellStart"/>
      <w:r>
        <w:rPr>
          <w:rFonts w:ascii="Arial" w:hAnsi="Arial"/>
          <w:sz w:val="22"/>
          <w:szCs w:val="22"/>
        </w:rPr>
        <w:t>trophosome</w:t>
      </w:r>
      <w:proofErr w:type="spellEnd"/>
      <w:r>
        <w:rPr>
          <w:rFonts w:ascii="Arial" w:hAnsi="Arial"/>
          <w:sz w:val="22"/>
          <w:szCs w:val="22"/>
        </w:rPr>
        <w:t xml:space="preserve"> tissue was performed</w:t>
      </w:r>
      <w:r>
        <w:rPr>
          <w:rFonts w:ascii="Arial" w:hAnsi="Arial"/>
          <w:sz w:val="22"/>
          <w:szCs w:val="22"/>
        </w:rPr>
        <w:t xml:space="preserve"> by Proteomics &amp; Metabolomics Facility at Colorado State </w:t>
      </w:r>
      <w:proofErr w:type="spellStart"/>
      <w:r>
        <w:rPr>
          <w:rFonts w:ascii="Arial" w:hAnsi="Arial"/>
          <w:sz w:val="22"/>
          <w:szCs w:val="22"/>
        </w:rPr>
        <w:t>University.Based</w:t>
      </w:r>
      <w:proofErr w:type="spellEnd"/>
      <w:r>
        <w:rPr>
          <w:rFonts w:ascii="Arial" w:hAnsi="Arial"/>
          <w:sz w:val="22"/>
          <w:szCs w:val="22"/>
        </w:rPr>
        <w:t xml:space="preserve"> on their instruction, 50 </w:t>
      </w:r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 xml:space="preserve">g total protein was </w:t>
      </w:r>
      <w:proofErr w:type="spellStart"/>
      <w:r>
        <w:rPr>
          <w:rFonts w:ascii="Arial" w:hAnsi="Arial"/>
          <w:sz w:val="22"/>
          <w:szCs w:val="22"/>
        </w:rPr>
        <w:t>aliquoted</w:t>
      </w:r>
      <w:proofErr w:type="spellEnd"/>
      <w:r>
        <w:rPr>
          <w:rFonts w:ascii="Arial" w:hAnsi="Arial"/>
          <w:sz w:val="22"/>
          <w:szCs w:val="22"/>
        </w:rPr>
        <w:t xml:space="preserve"> from each sample and processed for in-solution trypsin digestion as previously described </w:t>
      </w:r>
      <w:hyperlink r:id="rId17" w:history="1">
        <w:r>
          <w:rPr>
            <w:rStyle w:val="Hyperlink0"/>
          </w:rPr>
          <w:t>(1)</w:t>
        </w:r>
      </w:hyperlink>
      <w:r>
        <w:rPr>
          <w:rFonts w:ascii="Arial" w:hAnsi="Arial"/>
          <w:sz w:val="22"/>
          <w:szCs w:val="22"/>
        </w:rPr>
        <w:t>. A total of 0.5</w:t>
      </w:r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>g of peptides were then purified and concentrated using an on-line enrichment column (Waters Symmetry Trap C18 100</w:t>
      </w:r>
      <w:r>
        <w:rPr>
          <w:rFonts w:ascii="Arial" w:hAnsi="Arial"/>
          <w:sz w:val="22"/>
          <w:szCs w:val="22"/>
        </w:rPr>
        <w:t>Å</w:t>
      </w:r>
      <w:r>
        <w:rPr>
          <w:rFonts w:ascii="Arial" w:hAnsi="Arial"/>
          <w:sz w:val="22"/>
          <w:szCs w:val="22"/>
        </w:rPr>
        <w:t>, 5</w:t>
      </w:r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 xml:space="preserve">m, 180 </w:t>
      </w:r>
      <w:proofErr w:type="spellStart"/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>m</w:t>
      </w:r>
      <w:proofErr w:type="spellEnd"/>
      <w:r>
        <w:rPr>
          <w:rFonts w:ascii="Arial" w:hAnsi="Arial"/>
          <w:sz w:val="22"/>
          <w:szCs w:val="22"/>
        </w:rPr>
        <w:t xml:space="preserve"> ID x 20mm column). Subsequent chromatographic separation was performed on a reverse phase </w:t>
      </w:r>
      <w:proofErr w:type="spellStart"/>
      <w:r>
        <w:rPr>
          <w:rFonts w:ascii="Arial" w:hAnsi="Arial"/>
          <w:sz w:val="22"/>
          <w:szCs w:val="22"/>
        </w:rPr>
        <w:t>nanospray</w:t>
      </w:r>
      <w:proofErr w:type="spellEnd"/>
      <w:r>
        <w:rPr>
          <w:rFonts w:ascii="Arial" w:hAnsi="Arial"/>
          <w:sz w:val="22"/>
          <w:szCs w:val="22"/>
        </w:rPr>
        <w:t xml:space="preserve"> column (Waters, Peptide BEH C18; 1.7</w:t>
      </w:r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 xml:space="preserve">m, 75 </w:t>
      </w:r>
      <w:proofErr w:type="spellStart"/>
      <w:r>
        <w:rPr>
          <w:rFonts w:ascii="Arial" w:hAnsi="Arial"/>
          <w:sz w:val="22"/>
          <w:szCs w:val="22"/>
        </w:rPr>
        <w:t>μ</w:t>
      </w:r>
      <w:r>
        <w:rPr>
          <w:rFonts w:ascii="Arial" w:hAnsi="Arial"/>
          <w:sz w:val="22"/>
          <w:szCs w:val="22"/>
        </w:rPr>
        <w:t>m</w:t>
      </w:r>
      <w:proofErr w:type="spellEnd"/>
      <w:r>
        <w:rPr>
          <w:rFonts w:ascii="Arial" w:hAnsi="Arial"/>
          <w:sz w:val="22"/>
          <w:szCs w:val="22"/>
        </w:rPr>
        <w:t xml:space="preserve"> ID x 150mm column, 45</w:t>
      </w:r>
      <w:r>
        <w:rPr>
          <w:rFonts w:ascii="Arial" w:hAnsi="Arial"/>
          <w:sz w:val="22"/>
          <w:szCs w:val="22"/>
        </w:rPr>
        <w:t>°</w:t>
      </w:r>
      <w:r>
        <w:rPr>
          <w:rFonts w:ascii="Arial" w:hAnsi="Arial"/>
          <w:sz w:val="22"/>
          <w:szCs w:val="22"/>
        </w:rPr>
        <w:t xml:space="preserve">C) using a 90 minute gradient: 5%-30% buffer B over 85 minutes followed by 30%-45%B over 5 minutes (0.1% formic acid in ACN) at a flow rate of 350 </w:t>
      </w:r>
      <w:proofErr w:type="spellStart"/>
      <w:r>
        <w:rPr>
          <w:rFonts w:ascii="Arial" w:hAnsi="Arial"/>
          <w:sz w:val="22"/>
          <w:szCs w:val="22"/>
        </w:rPr>
        <w:t>nanoliters</w:t>
      </w:r>
      <w:proofErr w:type="spellEnd"/>
      <w:r>
        <w:rPr>
          <w:rFonts w:ascii="Arial" w:hAnsi="Arial"/>
          <w:sz w:val="22"/>
          <w:szCs w:val="22"/>
        </w:rPr>
        <w:t>/min. Peptides were e</w:t>
      </w:r>
      <w:r>
        <w:rPr>
          <w:rFonts w:ascii="Arial" w:hAnsi="Arial"/>
          <w:sz w:val="22"/>
          <w:szCs w:val="22"/>
        </w:rPr>
        <w:t>luted directly into the mass spectrometer (</w:t>
      </w:r>
      <w:proofErr w:type="spellStart"/>
      <w:r>
        <w:rPr>
          <w:rFonts w:ascii="Arial" w:hAnsi="Arial"/>
          <w:sz w:val="22"/>
          <w:szCs w:val="22"/>
        </w:rPr>
        <w:t>Orbitrap</w:t>
      </w:r>
      <w:proofErr w:type="spellEnd"/>
      <w:r>
        <w:rPr>
          <w:rFonts w:ascii="Arial" w:hAnsi="Arial"/>
          <w:sz w:val="22"/>
          <w:szCs w:val="22"/>
        </w:rPr>
        <w:t xml:space="preserve"> </w:t>
      </w:r>
      <w:proofErr w:type="spellStart"/>
      <w:r>
        <w:rPr>
          <w:rFonts w:ascii="Arial" w:hAnsi="Arial"/>
          <w:sz w:val="22"/>
          <w:szCs w:val="22"/>
        </w:rPr>
        <w:t>Velos</w:t>
      </w:r>
      <w:proofErr w:type="spellEnd"/>
      <w:r>
        <w:rPr>
          <w:rFonts w:ascii="Arial" w:hAnsi="Arial"/>
          <w:sz w:val="22"/>
          <w:szCs w:val="22"/>
        </w:rPr>
        <w:t xml:space="preserve"> Pro, Thermo Scientific) equipped with a </w:t>
      </w:r>
      <w:proofErr w:type="spellStart"/>
      <w:r>
        <w:rPr>
          <w:rFonts w:ascii="Arial" w:hAnsi="Arial"/>
          <w:sz w:val="22"/>
          <w:szCs w:val="22"/>
        </w:rPr>
        <w:t>Nanospray</w:t>
      </w:r>
      <w:proofErr w:type="spellEnd"/>
      <w:r>
        <w:rPr>
          <w:rFonts w:ascii="Arial" w:hAnsi="Arial"/>
          <w:sz w:val="22"/>
          <w:szCs w:val="22"/>
        </w:rPr>
        <w:t xml:space="preserve"> Flex ion source (Thermo Scientific) and spectra were collected over a m/z range of 400</w:t>
      </w:r>
      <w:r>
        <w:rPr>
          <w:rFonts w:ascii="Arial" w:hAnsi="Arial"/>
          <w:sz w:val="22"/>
          <w:szCs w:val="22"/>
        </w:rPr>
        <w:t>–</w:t>
      </w:r>
      <w:r>
        <w:rPr>
          <w:rFonts w:ascii="Arial" w:hAnsi="Arial"/>
          <w:sz w:val="22"/>
          <w:szCs w:val="22"/>
        </w:rPr>
        <w:t>2000 under positive mode ionization. Ions with charge state +</w:t>
      </w:r>
      <w:r>
        <w:rPr>
          <w:rFonts w:ascii="Arial" w:hAnsi="Arial"/>
          <w:sz w:val="22"/>
          <w:szCs w:val="22"/>
        </w:rPr>
        <w:t>2 or +3 were accepted for MS/MS using a dynamic exclusion limit of 2 MS/MS spectra of a given m/z value for 30 s (exclusion duration of 90 s). The instrument was operated in FT mode for MS detection (resolution of 60,000) and ion trap mode for MS/MS detect</w:t>
      </w:r>
      <w:r>
        <w:rPr>
          <w:rFonts w:ascii="Arial" w:hAnsi="Arial"/>
          <w:sz w:val="22"/>
          <w:szCs w:val="22"/>
        </w:rPr>
        <w:t xml:space="preserve">ion with a normalized collision energy set to 35%. Compound lists of the resulting spectra were generated using </w:t>
      </w:r>
      <w:proofErr w:type="spellStart"/>
      <w:r>
        <w:rPr>
          <w:rFonts w:ascii="Arial" w:hAnsi="Arial"/>
          <w:sz w:val="22"/>
          <w:szCs w:val="22"/>
        </w:rPr>
        <w:t>Xcalibur</w:t>
      </w:r>
      <w:proofErr w:type="spellEnd"/>
      <w:r>
        <w:rPr>
          <w:rFonts w:ascii="Arial" w:hAnsi="Arial"/>
          <w:sz w:val="22"/>
          <w:szCs w:val="22"/>
        </w:rPr>
        <w:t xml:space="preserve"> 3.0 software (Thermo Scientific) with a S/N threshold of 1.5 and 1 scan/group.</w:t>
      </w:r>
    </w:p>
    <w:p w:rsidR="003C5601" w:rsidRDefault="0027727E">
      <w:pPr>
        <w:pStyle w:val="NormalWeb"/>
      </w:pPr>
      <w:r>
        <w:rPr>
          <w:rFonts w:ascii="Arial" w:hAnsi="Arial"/>
          <w:sz w:val="22"/>
          <w:szCs w:val="22"/>
        </w:rPr>
        <w:t xml:space="preserve">Tandem mass spectra were extracted, charge state </w:t>
      </w:r>
      <w:proofErr w:type="spellStart"/>
      <w:r>
        <w:rPr>
          <w:rFonts w:ascii="Arial" w:hAnsi="Arial"/>
          <w:sz w:val="22"/>
          <w:szCs w:val="22"/>
        </w:rPr>
        <w:t>deconvo</w:t>
      </w:r>
      <w:r>
        <w:rPr>
          <w:rFonts w:ascii="Arial" w:hAnsi="Arial"/>
          <w:sz w:val="22"/>
          <w:szCs w:val="22"/>
        </w:rPr>
        <w:t>luted</w:t>
      </w:r>
      <w:proofErr w:type="spellEnd"/>
      <w:r>
        <w:rPr>
          <w:rFonts w:ascii="Arial" w:hAnsi="Arial"/>
          <w:sz w:val="22"/>
          <w:szCs w:val="22"/>
        </w:rPr>
        <w:t xml:space="preserve"> and </w:t>
      </w:r>
      <w:proofErr w:type="spellStart"/>
      <w:r>
        <w:rPr>
          <w:rFonts w:ascii="Arial" w:hAnsi="Arial"/>
          <w:sz w:val="22"/>
          <w:szCs w:val="22"/>
        </w:rPr>
        <w:t>deisotoped</w:t>
      </w:r>
      <w:proofErr w:type="spellEnd"/>
      <w:r>
        <w:rPr>
          <w:rFonts w:ascii="Arial" w:hAnsi="Arial"/>
          <w:sz w:val="22"/>
          <w:szCs w:val="22"/>
        </w:rPr>
        <w:t xml:space="preserve"> by </w:t>
      </w:r>
      <w:proofErr w:type="spellStart"/>
      <w:r>
        <w:rPr>
          <w:rFonts w:ascii="Arial" w:hAnsi="Arial"/>
          <w:sz w:val="22"/>
          <w:szCs w:val="22"/>
        </w:rPr>
        <w:t>ProteoWizard</w:t>
      </w:r>
      <w:proofErr w:type="spellEnd"/>
      <w:r>
        <w:rPr>
          <w:rFonts w:ascii="Arial" w:hAnsi="Arial"/>
          <w:sz w:val="22"/>
          <w:szCs w:val="22"/>
        </w:rPr>
        <w:t xml:space="preserve"> </w:t>
      </w:r>
      <w:proofErr w:type="spellStart"/>
      <w:r>
        <w:rPr>
          <w:rFonts w:ascii="Arial" w:hAnsi="Arial"/>
          <w:sz w:val="22"/>
          <w:szCs w:val="22"/>
        </w:rPr>
        <w:t>MsConvert</w:t>
      </w:r>
      <w:proofErr w:type="spellEnd"/>
      <w:r>
        <w:rPr>
          <w:rFonts w:ascii="Arial" w:hAnsi="Arial"/>
          <w:sz w:val="22"/>
          <w:szCs w:val="22"/>
        </w:rPr>
        <w:t xml:space="preserve"> v3.0. Spectra from all samples were searched using Mascot (Matrix Science, London, UK; version 2.6.0) against gene models of </w:t>
      </w:r>
      <w:proofErr w:type="spellStart"/>
      <w:r>
        <w:rPr>
          <w:rFonts w:ascii="Arial" w:hAnsi="Arial"/>
          <w:i/>
          <w:iCs/>
          <w:sz w:val="22"/>
          <w:szCs w:val="22"/>
        </w:rPr>
        <w:t>Lamellibrachia</w:t>
      </w:r>
      <w:proofErr w:type="spellEnd"/>
      <w:r>
        <w:rPr>
          <w:rFonts w:ascii="Arial" w:hAnsi="Arial"/>
          <w:sz w:val="22"/>
          <w:szCs w:val="22"/>
        </w:rPr>
        <w:t xml:space="preserve"> host and </w:t>
      </w:r>
      <w:proofErr w:type="spellStart"/>
      <w:r>
        <w:rPr>
          <w:rFonts w:ascii="Arial" w:hAnsi="Arial"/>
          <w:sz w:val="22"/>
          <w:szCs w:val="22"/>
        </w:rPr>
        <w:t>symbiont</w:t>
      </w:r>
      <w:proofErr w:type="spellEnd"/>
      <w:r>
        <w:rPr>
          <w:rFonts w:ascii="Arial" w:hAnsi="Arial"/>
          <w:sz w:val="22"/>
          <w:szCs w:val="22"/>
        </w:rPr>
        <w:t xml:space="preserve"> genomes (derived from </w:t>
      </w:r>
      <w:hyperlink r:id="rId18" w:history="1">
        <w:r>
          <w:rPr>
            <w:rStyle w:val="Hyperlink0"/>
          </w:rPr>
          <w:t>(2)</w:t>
        </w:r>
      </w:hyperlink>
      <w:r>
        <w:rPr>
          <w:rFonts w:ascii="Arial" w:hAnsi="Arial"/>
          <w:sz w:val="22"/>
          <w:szCs w:val="22"/>
        </w:rPr>
        <w:t xml:space="preserve">) assuming the digestion enzyme trypsin. Mascot was searched with a fragment ion mass tolerance of 0.80 Da and a parent ion tolerance of 20 PPM. Oxidation of methionine and </w:t>
      </w:r>
      <w:proofErr w:type="spellStart"/>
      <w:r>
        <w:rPr>
          <w:rFonts w:ascii="Arial" w:hAnsi="Arial"/>
          <w:sz w:val="22"/>
          <w:szCs w:val="22"/>
        </w:rPr>
        <w:t>carbamidomethyl</w:t>
      </w:r>
      <w:proofErr w:type="spellEnd"/>
      <w:r>
        <w:rPr>
          <w:rFonts w:ascii="Arial" w:hAnsi="Arial"/>
          <w:sz w:val="22"/>
          <w:szCs w:val="22"/>
        </w:rPr>
        <w:t xml:space="preserve"> of cysteine were specified in Mascot as v</w:t>
      </w:r>
      <w:r>
        <w:rPr>
          <w:rFonts w:ascii="Arial" w:hAnsi="Arial"/>
          <w:sz w:val="22"/>
          <w:szCs w:val="22"/>
        </w:rPr>
        <w:t xml:space="preserve">ariable modifications. Search results from all samples were imported and combined using the probabilistic protein identification algorithms </w:t>
      </w:r>
      <w:hyperlink r:id="rId19" w:history="1">
        <w:r>
          <w:rPr>
            <w:rStyle w:val="Hyperlink0"/>
          </w:rPr>
          <w:t>(3)</w:t>
        </w:r>
      </w:hyperlink>
      <w:r>
        <w:rPr>
          <w:rFonts w:ascii="Arial" w:hAnsi="Arial"/>
          <w:sz w:val="22"/>
          <w:szCs w:val="22"/>
        </w:rPr>
        <w:t xml:space="preserve"> implemented in the Scaffold software (version Scaffold_4.8.4</w:t>
      </w:r>
      <w:r>
        <w:rPr>
          <w:rFonts w:ascii="Arial" w:hAnsi="Arial"/>
          <w:sz w:val="22"/>
          <w:szCs w:val="22"/>
        </w:rPr>
        <w:t xml:space="preserve">, Proteome Software Inc., Portland, OR) </w:t>
      </w:r>
      <w:hyperlink r:id="rId20" w:history="1">
        <w:r>
          <w:rPr>
            <w:rStyle w:val="Hyperlink0"/>
          </w:rPr>
          <w:t>(4)</w:t>
        </w:r>
      </w:hyperlink>
      <w:r>
        <w:rPr>
          <w:rFonts w:ascii="Arial" w:hAnsi="Arial"/>
          <w:sz w:val="22"/>
          <w:szCs w:val="22"/>
        </w:rPr>
        <w:t xml:space="preserve">. Protein identifications were accepted if they could be established at greater than 99.0% probability and contained at least 1 identified peptide. </w:t>
      </w:r>
      <w:proofErr w:type="gramStart"/>
      <w:r>
        <w:rPr>
          <w:rFonts w:ascii="Arial" w:hAnsi="Arial"/>
          <w:sz w:val="22"/>
          <w:szCs w:val="22"/>
        </w:rPr>
        <w:t>Protein proba</w:t>
      </w:r>
      <w:r>
        <w:rPr>
          <w:rFonts w:ascii="Arial" w:hAnsi="Arial"/>
          <w:sz w:val="22"/>
          <w:szCs w:val="22"/>
        </w:rPr>
        <w:t>bilities were assigned by the Protein Prophet algorithm</w:t>
      </w:r>
      <w:proofErr w:type="gramEnd"/>
      <w:r>
        <w:rPr>
          <w:rFonts w:ascii="Arial" w:hAnsi="Arial"/>
          <w:sz w:val="22"/>
          <w:szCs w:val="22"/>
        </w:rPr>
        <w:t xml:space="preserve"> </w:t>
      </w:r>
      <w:hyperlink r:id="rId21" w:history="1">
        <w:r>
          <w:rPr>
            <w:rStyle w:val="Hyperlink0"/>
          </w:rPr>
          <w:t>(5)</w:t>
        </w:r>
      </w:hyperlink>
      <w:r>
        <w:rPr>
          <w:rFonts w:ascii="Arial" w:hAnsi="Arial"/>
          <w:sz w:val="22"/>
          <w:szCs w:val="22"/>
        </w:rPr>
        <w:t>. Proteins that contained similar peptides and could not be differentiated based on MS/MS analysis alone were grouped to satisfy the principles o</w:t>
      </w:r>
      <w:r>
        <w:rPr>
          <w:rFonts w:ascii="Arial" w:hAnsi="Arial"/>
          <w:sz w:val="22"/>
          <w:szCs w:val="22"/>
        </w:rPr>
        <w:t>f parsimony.</w:t>
      </w:r>
    </w:p>
    <w:p w:rsidR="003C5601" w:rsidRDefault="003C5601">
      <w:pPr>
        <w:pStyle w:val="Body"/>
      </w:pPr>
    </w:p>
    <w:p w:rsidR="003C5601" w:rsidRDefault="0027727E">
      <w:pPr>
        <w:pStyle w:val="NormalWeb"/>
      </w:pPr>
      <w:proofErr w:type="gramStart"/>
      <w:r>
        <w:rPr>
          <w:rFonts w:ascii="Arial" w:hAnsi="Arial"/>
          <w:b/>
          <w:bCs/>
          <w:sz w:val="22"/>
          <w:szCs w:val="22"/>
        </w:rPr>
        <w:t>Manual annotation of gene families with potential interest.</w:t>
      </w:r>
      <w:proofErr w:type="gramEnd"/>
    </w:p>
    <w:p w:rsidR="003C5601" w:rsidRDefault="0027727E">
      <w:pPr>
        <w:pStyle w:val="NormalWeb"/>
        <w:spacing w:before="180" w:after="180"/>
      </w:pPr>
      <w:r>
        <w:rPr>
          <w:rFonts w:ascii="Arial" w:hAnsi="Arial"/>
          <w:sz w:val="22"/>
          <w:szCs w:val="22"/>
        </w:rPr>
        <w:t xml:space="preserve">We manually annotated some gene families of interest including hemoglobin gene families, genes related to amino acid synthesize, immunity function and longevity. </w:t>
      </w:r>
      <w:proofErr w:type="spellStart"/>
      <w:r>
        <w:rPr>
          <w:rFonts w:ascii="Arial" w:hAnsi="Arial"/>
          <w:sz w:val="22"/>
          <w:szCs w:val="22"/>
        </w:rPr>
        <w:t>Hbs</w:t>
      </w:r>
      <w:proofErr w:type="spellEnd"/>
      <w:r>
        <w:rPr>
          <w:rFonts w:ascii="Arial" w:hAnsi="Arial"/>
          <w:sz w:val="22"/>
          <w:szCs w:val="22"/>
        </w:rPr>
        <w:t xml:space="preserve"> and linker seque</w:t>
      </w:r>
      <w:r>
        <w:rPr>
          <w:rFonts w:ascii="Arial" w:hAnsi="Arial"/>
          <w:sz w:val="22"/>
          <w:szCs w:val="22"/>
        </w:rPr>
        <w:t xml:space="preserve">nces (Fig. S4) of interest were obtained from </w:t>
      </w:r>
      <w:r>
        <w:rPr>
          <w:rFonts w:ascii="Arial" w:hAnsi="Arial"/>
          <w:i/>
          <w:iCs/>
          <w:sz w:val="22"/>
          <w:szCs w:val="22"/>
        </w:rPr>
        <w:t xml:space="preserve">L. </w:t>
      </w:r>
      <w:proofErr w:type="spellStart"/>
      <w:r>
        <w:rPr>
          <w:rFonts w:ascii="Arial" w:hAnsi="Arial"/>
          <w:i/>
          <w:iCs/>
          <w:sz w:val="22"/>
          <w:szCs w:val="22"/>
        </w:rPr>
        <w:t>luymesi</w:t>
      </w:r>
      <w:r>
        <w:rPr>
          <w:rFonts w:ascii="Arial" w:hAnsi="Arial"/>
          <w:sz w:val="22"/>
          <w:szCs w:val="22"/>
        </w:rPr>
        <w:t>genome</w:t>
      </w:r>
      <w:proofErr w:type="spellEnd"/>
      <w:r>
        <w:rPr>
          <w:rFonts w:ascii="Arial" w:hAnsi="Arial"/>
          <w:sz w:val="22"/>
          <w:szCs w:val="22"/>
        </w:rPr>
        <w:t xml:space="preserve"> and assembled </w:t>
      </w:r>
      <w:proofErr w:type="spellStart"/>
      <w:r>
        <w:rPr>
          <w:rFonts w:ascii="Arial" w:hAnsi="Arial"/>
          <w:sz w:val="22"/>
          <w:szCs w:val="22"/>
        </w:rPr>
        <w:t>siboglinid</w:t>
      </w:r>
      <w:proofErr w:type="spellEnd"/>
      <w:r>
        <w:rPr>
          <w:rFonts w:ascii="Arial" w:hAnsi="Arial"/>
          <w:sz w:val="22"/>
          <w:szCs w:val="22"/>
        </w:rPr>
        <w:t xml:space="preserve"> </w:t>
      </w:r>
      <w:proofErr w:type="spellStart"/>
      <w:r>
        <w:rPr>
          <w:rFonts w:ascii="Arial" w:hAnsi="Arial"/>
          <w:sz w:val="22"/>
          <w:szCs w:val="22"/>
        </w:rPr>
        <w:t>transcriptomes</w:t>
      </w:r>
      <w:proofErr w:type="spellEnd"/>
      <w:r>
        <w:rPr>
          <w:rFonts w:ascii="Arial" w:hAnsi="Arial"/>
          <w:sz w:val="22"/>
          <w:szCs w:val="22"/>
        </w:rPr>
        <w:t xml:space="preserve"> derived from previous studies </w:t>
      </w:r>
      <w:hyperlink r:id="rId22" w:history="1">
        <w:r>
          <w:rPr>
            <w:rStyle w:val="Hyperlink0"/>
          </w:rPr>
          <w:t>(6, 7)</w:t>
        </w:r>
      </w:hyperlink>
      <w:r>
        <w:rPr>
          <w:rFonts w:ascii="Arial" w:hAnsi="Arial"/>
          <w:sz w:val="22"/>
          <w:szCs w:val="22"/>
        </w:rPr>
        <w:t>via diamond BLASTP (</w:t>
      </w:r>
      <w:proofErr w:type="spellStart"/>
      <w:r>
        <w:rPr>
          <w:rFonts w:ascii="Arial" w:hAnsi="Arial"/>
          <w:sz w:val="22"/>
          <w:szCs w:val="22"/>
        </w:rPr>
        <w:t>evalue</w:t>
      </w:r>
      <w:proofErr w:type="spellEnd"/>
      <w:r>
        <w:rPr>
          <w:rFonts w:ascii="Arial" w:hAnsi="Arial"/>
          <w:sz w:val="22"/>
          <w:szCs w:val="22"/>
        </w:rPr>
        <w:t xml:space="preserve"> cutoff 1E-5) by using bait </w:t>
      </w:r>
      <w:proofErr w:type="spellStart"/>
      <w:r>
        <w:rPr>
          <w:rFonts w:ascii="Arial" w:hAnsi="Arial"/>
          <w:sz w:val="22"/>
          <w:szCs w:val="22"/>
        </w:rPr>
        <w:t>Hb</w:t>
      </w:r>
      <w:proofErr w:type="spellEnd"/>
      <w:r>
        <w:rPr>
          <w:rFonts w:ascii="Arial" w:hAnsi="Arial"/>
          <w:sz w:val="22"/>
          <w:szCs w:val="22"/>
        </w:rPr>
        <w:t xml:space="preserve"> and </w:t>
      </w:r>
      <w:r>
        <w:rPr>
          <w:rFonts w:ascii="Arial" w:hAnsi="Arial"/>
          <w:sz w:val="22"/>
          <w:szCs w:val="22"/>
        </w:rPr>
        <w:t xml:space="preserve">linker bait sequences acquired from </w:t>
      </w:r>
      <w:proofErr w:type="spellStart"/>
      <w:r>
        <w:rPr>
          <w:rFonts w:ascii="Arial" w:hAnsi="Arial"/>
          <w:i/>
          <w:iCs/>
          <w:sz w:val="22"/>
          <w:szCs w:val="22"/>
        </w:rPr>
        <w:t>Riftia</w:t>
      </w:r>
      <w:r>
        <w:rPr>
          <w:rFonts w:ascii="Arial" w:hAnsi="Arial"/>
          <w:sz w:val="22"/>
          <w:szCs w:val="22"/>
        </w:rPr>
        <w:t>Hbs</w:t>
      </w:r>
      <w:proofErr w:type="spellEnd"/>
      <w:r>
        <w:rPr>
          <w:rFonts w:ascii="Arial" w:hAnsi="Arial"/>
          <w:sz w:val="22"/>
          <w:szCs w:val="22"/>
        </w:rPr>
        <w:t xml:space="preserve"> (downloaded from </w:t>
      </w:r>
      <w:proofErr w:type="spellStart"/>
      <w:r>
        <w:rPr>
          <w:rFonts w:ascii="Arial" w:hAnsi="Arial"/>
          <w:sz w:val="22"/>
          <w:szCs w:val="22"/>
        </w:rPr>
        <w:t>SwissProt</w:t>
      </w:r>
      <w:proofErr w:type="spellEnd"/>
      <w:r>
        <w:rPr>
          <w:rFonts w:ascii="Arial" w:hAnsi="Arial"/>
          <w:sz w:val="22"/>
          <w:szCs w:val="22"/>
        </w:rPr>
        <w:t xml:space="preserve"> Database). Sequences with best hits to target proteins were annotated for protein domain architecture using the </w:t>
      </w:r>
      <w:proofErr w:type="spellStart"/>
      <w:r>
        <w:rPr>
          <w:rFonts w:ascii="Arial" w:hAnsi="Arial"/>
          <w:sz w:val="22"/>
          <w:szCs w:val="22"/>
        </w:rPr>
        <w:t>Pfam</w:t>
      </w:r>
      <w:proofErr w:type="spellEnd"/>
      <w:r>
        <w:rPr>
          <w:rFonts w:ascii="Arial" w:hAnsi="Arial"/>
          <w:sz w:val="22"/>
          <w:szCs w:val="22"/>
        </w:rPr>
        <w:t xml:space="preserve"> databases included in </w:t>
      </w:r>
      <w:proofErr w:type="spellStart"/>
      <w:r>
        <w:rPr>
          <w:rFonts w:ascii="Arial" w:hAnsi="Arial"/>
          <w:sz w:val="22"/>
          <w:szCs w:val="22"/>
        </w:rPr>
        <w:t>InterProscan</w:t>
      </w:r>
      <w:proofErr w:type="spellEnd"/>
      <w:r>
        <w:rPr>
          <w:rFonts w:ascii="Arial" w:hAnsi="Arial"/>
          <w:sz w:val="22"/>
          <w:szCs w:val="22"/>
        </w:rPr>
        <w:t>. After manual removal of redund</w:t>
      </w:r>
      <w:r>
        <w:rPr>
          <w:rFonts w:ascii="Arial" w:hAnsi="Arial"/>
          <w:sz w:val="22"/>
          <w:szCs w:val="22"/>
        </w:rPr>
        <w:t xml:space="preserve">ant and incorrect sequences (e.g., sequences are too short or lack of globin domain), we used MAFFT 7.2.15 </w:t>
      </w:r>
      <w:hyperlink r:id="rId23" w:history="1">
        <w:r>
          <w:rPr>
            <w:rStyle w:val="Hyperlink0"/>
          </w:rPr>
          <w:t>(8)</w:t>
        </w:r>
      </w:hyperlink>
      <w:r>
        <w:rPr>
          <w:rFonts w:ascii="Arial" w:hAnsi="Arial"/>
          <w:sz w:val="22"/>
          <w:szCs w:val="22"/>
        </w:rPr>
        <w:t xml:space="preserve">to align </w:t>
      </w:r>
      <w:proofErr w:type="spellStart"/>
      <w:r>
        <w:rPr>
          <w:rFonts w:ascii="Arial" w:hAnsi="Arial"/>
          <w:sz w:val="22"/>
          <w:szCs w:val="22"/>
        </w:rPr>
        <w:t>Hb</w:t>
      </w:r>
      <w:proofErr w:type="spellEnd"/>
      <w:r>
        <w:rPr>
          <w:rFonts w:ascii="Arial" w:hAnsi="Arial"/>
          <w:sz w:val="22"/>
          <w:szCs w:val="22"/>
        </w:rPr>
        <w:t xml:space="preserve"> amino acid sequences. Maximum likelihood analyses were performed in </w:t>
      </w:r>
      <w:proofErr w:type="spellStart"/>
      <w:r>
        <w:rPr>
          <w:rFonts w:ascii="Arial" w:hAnsi="Arial"/>
          <w:sz w:val="22"/>
          <w:szCs w:val="22"/>
        </w:rPr>
        <w:t>IQTree</w:t>
      </w:r>
      <w:proofErr w:type="spellEnd"/>
      <w:r>
        <w:rPr>
          <w:rFonts w:ascii="Arial" w:hAnsi="Arial"/>
          <w:sz w:val="22"/>
          <w:szCs w:val="22"/>
        </w:rPr>
        <w:t xml:space="preserve"> v1.5 </w:t>
      </w:r>
      <w:hyperlink r:id="rId24" w:history="1">
        <w:r>
          <w:rPr>
            <w:rStyle w:val="Hyperlink0"/>
          </w:rPr>
          <w:t>(9)</w:t>
        </w:r>
      </w:hyperlink>
      <w:r>
        <w:rPr>
          <w:rFonts w:ascii="Arial" w:hAnsi="Arial"/>
          <w:sz w:val="22"/>
          <w:szCs w:val="22"/>
        </w:rPr>
        <w:t xml:space="preserve"> under the best-fitting models for associated partition schemes determined by </w:t>
      </w:r>
      <w:proofErr w:type="spellStart"/>
      <w:r>
        <w:rPr>
          <w:rFonts w:ascii="Arial" w:hAnsi="Arial"/>
          <w:sz w:val="22"/>
          <w:szCs w:val="22"/>
        </w:rPr>
        <w:t>Modelfinder</w:t>
      </w:r>
      <w:proofErr w:type="spellEnd"/>
      <w:r>
        <w:rPr>
          <w:rFonts w:ascii="Arial" w:hAnsi="Arial"/>
          <w:sz w:val="22"/>
          <w:szCs w:val="22"/>
        </w:rPr>
        <w:t xml:space="preserve"> implemented in </w:t>
      </w:r>
      <w:proofErr w:type="spellStart"/>
      <w:r>
        <w:rPr>
          <w:rFonts w:ascii="Arial" w:hAnsi="Arial"/>
          <w:sz w:val="22"/>
          <w:szCs w:val="22"/>
        </w:rPr>
        <w:t>IQTree</w:t>
      </w:r>
      <w:proofErr w:type="spellEnd"/>
      <w:r>
        <w:rPr>
          <w:rFonts w:ascii="Arial" w:hAnsi="Arial"/>
          <w:sz w:val="22"/>
          <w:szCs w:val="22"/>
        </w:rPr>
        <w:t xml:space="preserve"> with ultrafast bootstrapping of 1000 replicates.</w:t>
      </w:r>
    </w:p>
    <w:p w:rsidR="003C5601" w:rsidRDefault="0027727E">
      <w:pPr>
        <w:pStyle w:val="NormalWeb"/>
        <w:spacing w:before="180" w:after="180"/>
      </w:pPr>
      <w:r>
        <w:rPr>
          <w:rFonts w:ascii="Arial" w:hAnsi="Arial"/>
          <w:sz w:val="22"/>
          <w:szCs w:val="22"/>
        </w:rPr>
        <w:t xml:space="preserve">Discovery of SODs and immunity-related genes largely follows the same workflow as used for </w:t>
      </w:r>
      <w:proofErr w:type="spellStart"/>
      <w:r>
        <w:rPr>
          <w:rFonts w:ascii="Arial" w:hAnsi="Arial"/>
          <w:sz w:val="22"/>
          <w:szCs w:val="22"/>
        </w:rPr>
        <w:t>Hbs</w:t>
      </w:r>
      <w:proofErr w:type="spellEnd"/>
      <w:r>
        <w:rPr>
          <w:rFonts w:ascii="Arial" w:hAnsi="Arial"/>
          <w:sz w:val="22"/>
          <w:szCs w:val="22"/>
        </w:rPr>
        <w:t xml:space="preserve">. For immunity genes, targeted genes were additionally processed through the Extract_Homologs2 script used in </w:t>
      </w:r>
      <w:hyperlink r:id="rId25" w:history="1">
        <w:r>
          <w:rPr>
            <w:rStyle w:val="Hyperlink0"/>
          </w:rPr>
          <w:t>(10)</w:t>
        </w:r>
      </w:hyperlink>
      <w:r>
        <w:rPr>
          <w:rFonts w:ascii="Arial" w:hAnsi="Arial"/>
          <w:sz w:val="22"/>
          <w:szCs w:val="22"/>
        </w:rPr>
        <w:t xml:space="preserve"> (available at </w:t>
      </w:r>
      <w:hyperlink r:id="rId26" w:history="1">
        <w:r>
          <w:rPr>
            <w:rStyle w:val="Hyperlink0"/>
          </w:rPr>
          <w:t>https://github.com/mtassia/Homolog_identification</w:t>
        </w:r>
      </w:hyperlink>
      <w:r>
        <w:rPr>
          <w:rFonts w:ascii="Arial" w:hAnsi="Arial"/>
          <w:sz w:val="22"/>
          <w:szCs w:val="22"/>
        </w:rPr>
        <w:t xml:space="preserve">). We examined major signaling components of the TLR signaling pathway, as well as RLRs, </w:t>
      </w:r>
      <w:proofErr w:type="spellStart"/>
      <w:r>
        <w:rPr>
          <w:rFonts w:ascii="Arial" w:hAnsi="Arial"/>
          <w:sz w:val="22"/>
          <w:szCs w:val="22"/>
        </w:rPr>
        <w:t>NFkB</w:t>
      </w:r>
      <w:proofErr w:type="spellEnd"/>
      <w:r>
        <w:rPr>
          <w:rFonts w:ascii="Arial" w:hAnsi="Arial"/>
          <w:sz w:val="22"/>
          <w:szCs w:val="22"/>
        </w:rPr>
        <w:t>-associated proteins and interf</w:t>
      </w:r>
      <w:r>
        <w:rPr>
          <w:rFonts w:ascii="Arial" w:hAnsi="Arial"/>
          <w:sz w:val="22"/>
          <w:szCs w:val="22"/>
        </w:rPr>
        <w:t xml:space="preserve">eron-regulatory factors. We only included identification of TLR and RIGs signaling components in the manuscript as other immunity related genes did not clearly reveal any evolutionary patterns of interest across </w:t>
      </w:r>
      <w:proofErr w:type="spellStart"/>
      <w:r>
        <w:rPr>
          <w:rFonts w:ascii="Arial" w:hAnsi="Arial"/>
          <w:sz w:val="22"/>
          <w:szCs w:val="22"/>
        </w:rPr>
        <w:t>lophotrochozoans</w:t>
      </w:r>
      <w:proofErr w:type="spellEnd"/>
      <w:r>
        <w:rPr>
          <w:rFonts w:ascii="Arial" w:hAnsi="Arial"/>
          <w:sz w:val="22"/>
          <w:szCs w:val="22"/>
        </w:rPr>
        <w:t xml:space="preserve"> (Table S9). Importantly, th</w:t>
      </w:r>
      <w:r>
        <w:rPr>
          <w:rFonts w:ascii="Arial" w:hAnsi="Arial"/>
          <w:sz w:val="22"/>
          <w:szCs w:val="22"/>
        </w:rPr>
        <w:t>e Extract_Homologs2 script identifies unique protein sequences within an amino acid dataset that fall within user-defined domain architecture criteria (Table S10). Due to this stringency, the pipeline only identifies the complement of unique proteins for a</w:t>
      </w:r>
      <w:r>
        <w:rPr>
          <w:rFonts w:ascii="Arial" w:hAnsi="Arial"/>
          <w:sz w:val="22"/>
          <w:szCs w:val="22"/>
        </w:rPr>
        <w:t xml:space="preserve">ny target family encoded in a genome. Full amino acid sequences for TLRs were placed in a phylogenetic context using the </w:t>
      </w:r>
      <w:proofErr w:type="spellStart"/>
      <w:r>
        <w:rPr>
          <w:rFonts w:ascii="Arial" w:hAnsi="Arial"/>
          <w:sz w:val="22"/>
          <w:szCs w:val="22"/>
        </w:rPr>
        <w:t>bioinformatic</w:t>
      </w:r>
      <w:proofErr w:type="spellEnd"/>
      <w:r>
        <w:rPr>
          <w:rFonts w:ascii="Arial" w:hAnsi="Arial"/>
          <w:sz w:val="22"/>
          <w:szCs w:val="22"/>
        </w:rPr>
        <w:t xml:space="preserve"> workflow delineated above for </w:t>
      </w:r>
      <w:proofErr w:type="spellStart"/>
      <w:r>
        <w:rPr>
          <w:rFonts w:ascii="Arial" w:hAnsi="Arial"/>
          <w:sz w:val="22"/>
          <w:szCs w:val="22"/>
        </w:rPr>
        <w:t>Hbs</w:t>
      </w:r>
      <w:proofErr w:type="spellEnd"/>
      <w:r>
        <w:rPr>
          <w:rFonts w:ascii="Arial" w:hAnsi="Arial"/>
          <w:sz w:val="22"/>
          <w:szCs w:val="22"/>
        </w:rPr>
        <w:t>.</w:t>
      </w:r>
    </w:p>
    <w:p w:rsidR="003C5601" w:rsidRDefault="0027727E">
      <w:pPr>
        <w:pStyle w:val="NormalWeb"/>
        <w:spacing w:before="180"/>
      </w:pPr>
      <w:r>
        <w:rPr>
          <w:rFonts w:ascii="Arial" w:hAnsi="Arial"/>
          <w:sz w:val="22"/>
          <w:szCs w:val="22"/>
        </w:rPr>
        <w:t xml:space="preserve">Searches for genes related to amino acids synthesis from </w:t>
      </w:r>
      <w:proofErr w:type="spellStart"/>
      <w:r>
        <w:rPr>
          <w:rFonts w:ascii="Arial" w:hAnsi="Arial"/>
          <w:i/>
          <w:iCs/>
          <w:sz w:val="22"/>
          <w:szCs w:val="22"/>
        </w:rPr>
        <w:t>Lamellibrachia</w:t>
      </w:r>
      <w:proofErr w:type="spellEnd"/>
      <w:r>
        <w:rPr>
          <w:rFonts w:ascii="Arial" w:hAnsi="Arial"/>
          <w:sz w:val="22"/>
          <w:szCs w:val="22"/>
        </w:rPr>
        <w:t xml:space="preserve">, </w:t>
      </w:r>
      <w:proofErr w:type="spellStart"/>
      <w:r>
        <w:rPr>
          <w:rFonts w:ascii="Arial" w:hAnsi="Arial"/>
          <w:i/>
          <w:iCs/>
          <w:sz w:val="22"/>
          <w:szCs w:val="22"/>
        </w:rPr>
        <w:t>Lamellibrachi</w:t>
      </w:r>
      <w:r>
        <w:rPr>
          <w:rFonts w:ascii="Arial" w:hAnsi="Arial"/>
          <w:i/>
          <w:iCs/>
          <w:sz w:val="22"/>
          <w:szCs w:val="22"/>
        </w:rPr>
        <w:t>a</w:t>
      </w:r>
      <w:proofErr w:type="spellEnd"/>
      <w:r>
        <w:rPr>
          <w:rFonts w:ascii="Arial" w:hAnsi="Arial"/>
          <w:i/>
          <w:iCs/>
          <w:sz w:val="22"/>
          <w:szCs w:val="22"/>
        </w:rPr>
        <w:t xml:space="preserve"> </w:t>
      </w:r>
      <w:proofErr w:type="spellStart"/>
      <w:r>
        <w:rPr>
          <w:rFonts w:ascii="Arial" w:hAnsi="Arial"/>
          <w:sz w:val="22"/>
          <w:szCs w:val="22"/>
        </w:rPr>
        <w:t>symbionts</w:t>
      </w:r>
      <w:proofErr w:type="spellEnd"/>
      <w:r>
        <w:rPr>
          <w:rFonts w:ascii="Arial" w:hAnsi="Arial"/>
          <w:sz w:val="22"/>
          <w:szCs w:val="22"/>
        </w:rPr>
        <w:t xml:space="preserve">, and </w:t>
      </w:r>
      <w:proofErr w:type="spellStart"/>
      <w:r>
        <w:rPr>
          <w:rFonts w:ascii="Arial" w:hAnsi="Arial"/>
          <w:i/>
          <w:iCs/>
          <w:sz w:val="22"/>
          <w:szCs w:val="22"/>
        </w:rPr>
        <w:t>Capitella</w:t>
      </w:r>
      <w:proofErr w:type="spellEnd"/>
      <w:r>
        <w:rPr>
          <w:rFonts w:ascii="Arial" w:hAnsi="Arial"/>
          <w:i/>
          <w:iCs/>
          <w:sz w:val="22"/>
          <w:szCs w:val="22"/>
        </w:rPr>
        <w:t xml:space="preserve"> </w:t>
      </w:r>
      <w:proofErr w:type="spellStart"/>
      <w:r>
        <w:rPr>
          <w:rFonts w:ascii="Arial" w:hAnsi="Arial"/>
          <w:i/>
          <w:iCs/>
          <w:sz w:val="22"/>
          <w:szCs w:val="22"/>
        </w:rPr>
        <w:t>teleta</w:t>
      </w:r>
      <w:proofErr w:type="spellEnd"/>
      <w:r>
        <w:rPr>
          <w:rFonts w:ascii="Arial" w:hAnsi="Arial"/>
          <w:i/>
          <w:iCs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 xml:space="preserve">genomes were performed by using the KEGG2 KAAS genome annotation web server and then visualized by the KEGG Mapper Reconstruct Pathway. A </w:t>
      </w:r>
      <w:proofErr w:type="spellStart"/>
      <w:r>
        <w:rPr>
          <w:rFonts w:ascii="Arial" w:hAnsi="Arial"/>
          <w:sz w:val="22"/>
          <w:szCs w:val="22"/>
        </w:rPr>
        <w:t>BLASTp</w:t>
      </w:r>
      <w:proofErr w:type="spellEnd"/>
      <w:r>
        <w:rPr>
          <w:rFonts w:ascii="Arial" w:hAnsi="Arial"/>
          <w:sz w:val="22"/>
          <w:szCs w:val="22"/>
        </w:rPr>
        <w:t xml:space="preserve"> search of protein sequences from the genome annotation were queried against t</w:t>
      </w:r>
      <w:r>
        <w:rPr>
          <w:rFonts w:ascii="Arial" w:hAnsi="Arial"/>
          <w:sz w:val="22"/>
          <w:szCs w:val="22"/>
        </w:rPr>
        <w:t>he Swiss-</w:t>
      </w:r>
      <w:proofErr w:type="spellStart"/>
      <w:r>
        <w:rPr>
          <w:rFonts w:ascii="Arial" w:hAnsi="Arial"/>
          <w:sz w:val="22"/>
          <w:szCs w:val="22"/>
        </w:rPr>
        <w:t>Prot</w:t>
      </w:r>
      <w:proofErr w:type="spellEnd"/>
      <w:r>
        <w:rPr>
          <w:rFonts w:ascii="Arial" w:hAnsi="Arial"/>
          <w:sz w:val="22"/>
          <w:szCs w:val="22"/>
        </w:rPr>
        <w:t xml:space="preserve"> database was used to search and supplement for proteins that were missing in the visualized KEGG pathway.</w:t>
      </w:r>
    </w:p>
    <w:p w:rsidR="003C5601" w:rsidRDefault="0027727E">
      <w:pPr>
        <w:pStyle w:val="Body"/>
      </w:pPr>
      <w:r>
        <w:rPr>
          <w:rFonts w:ascii="Arial" w:hAnsi="Arial"/>
          <w:sz w:val="22"/>
          <w:szCs w:val="22"/>
        </w:rPr>
        <w:t xml:space="preserve">The results of gene alignments, tree files mentioned above were available at the </w:t>
      </w:r>
      <w:proofErr w:type="spellStart"/>
      <w:r>
        <w:rPr>
          <w:rFonts w:ascii="Arial" w:hAnsi="Arial"/>
          <w:sz w:val="22"/>
          <w:szCs w:val="22"/>
        </w:rPr>
        <w:t>Github</w:t>
      </w:r>
      <w:proofErr w:type="spellEnd"/>
      <w:r>
        <w:rPr>
          <w:rFonts w:ascii="Arial" w:hAnsi="Arial"/>
          <w:sz w:val="22"/>
          <w:szCs w:val="22"/>
        </w:rPr>
        <w:t xml:space="preserve"> </w:t>
      </w:r>
      <w:proofErr w:type="gramStart"/>
      <w:r>
        <w:rPr>
          <w:rFonts w:ascii="Arial" w:hAnsi="Arial"/>
          <w:sz w:val="22"/>
          <w:szCs w:val="22"/>
        </w:rPr>
        <w:t xml:space="preserve">Repository ( </w:t>
      </w:r>
      <w:proofErr w:type="gramEnd"/>
      <w:r>
        <w:rPr>
          <w:rStyle w:val="Hyperlink0"/>
        </w:rPr>
        <w:fldChar w:fldCharType="begin"/>
      </w:r>
      <w:r>
        <w:rPr>
          <w:rStyle w:val="Hyperlink0"/>
        </w:rPr>
        <w:instrText xml:space="preserve"> HYPERLINK "https://github.com/yzl0</w:instrText>
      </w:r>
      <w:r>
        <w:rPr>
          <w:rStyle w:val="Hyperlink0"/>
        </w:rPr>
        <w:instrText>084/Lamellibrachia-genome/tree/master/Immunity_related/Orthofinder_Archive"</w:instrText>
      </w:r>
      <w:r>
        <w:rPr>
          <w:rStyle w:val="Hyperlink0"/>
        </w:rPr>
        <w:fldChar w:fldCharType="separate"/>
      </w:r>
      <w:r>
        <w:rPr>
          <w:rStyle w:val="Hyperlink0"/>
          <w:rFonts w:eastAsia="Arial Unicode MS" w:cs="Arial Unicode MS"/>
        </w:rPr>
        <w:t>https://github.com/yzl0084/Lamellibrachia-genome</w:t>
      </w:r>
      <w:r>
        <w:fldChar w:fldCharType="end"/>
      </w:r>
      <w:r>
        <w:rPr>
          <w:rFonts w:ascii="Arial" w:hAnsi="Arial"/>
        </w:rPr>
        <w:t>).</w:t>
      </w:r>
    </w:p>
    <w:p w:rsidR="003C5601" w:rsidRDefault="003C5601">
      <w:pPr>
        <w:pStyle w:val="Body"/>
        <w:spacing w:after="240"/>
        <w:rPr>
          <w:rFonts w:ascii="Arial" w:eastAsia="Arial" w:hAnsi="Arial" w:cs="Arial"/>
          <w:b/>
          <w:bCs/>
          <w:sz w:val="22"/>
          <w:szCs w:val="22"/>
        </w:rPr>
      </w:pPr>
    </w:p>
    <w:p w:rsidR="003C5601" w:rsidRDefault="0027727E">
      <w:pPr>
        <w:pStyle w:val="Body"/>
        <w:spacing w:after="240"/>
        <w:rPr>
          <w:rFonts w:ascii="Arial" w:eastAsia="Arial" w:hAnsi="Arial" w:cs="Arial"/>
        </w:rPr>
      </w:pPr>
      <w:proofErr w:type="spellStart"/>
      <w:r>
        <w:rPr>
          <w:rFonts w:ascii="Arial" w:hAnsi="Arial"/>
          <w:b/>
          <w:bCs/>
          <w:sz w:val="22"/>
          <w:szCs w:val="22"/>
          <w:lang w:val="fr-FR"/>
        </w:rPr>
        <w:t>References</w:t>
      </w:r>
      <w:proofErr w:type="spellEnd"/>
    </w:p>
    <w:p w:rsidR="003C5601" w:rsidRDefault="0027727E">
      <w:pPr>
        <w:pStyle w:val="NormalWeb"/>
        <w:spacing w:before="220" w:after="220"/>
      </w:pPr>
      <w:r>
        <w:rPr>
          <w:rFonts w:ascii="Arial" w:hAnsi="Arial"/>
          <w:sz w:val="22"/>
          <w:szCs w:val="22"/>
        </w:rPr>
        <w:t xml:space="preserve">1. </w:t>
      </w:r>
      <w:r>
        <w:rPr>
          <w:rFonts w:ascii="Arial" w:hAnsi="Arial"/>
          <w:sz w:val="22"/>
          <w:szCs w:val="22"/>
        </w:rPr>
        <w:tab/>
      </w:r>
      <w:hyperlink r:id="rId27" w:history="1">
        <w:proofErr w:type="spellStart"/>
        <w:r>
          <w:rPr>
            <w:rStyle w:val="Hyperlink0"/>
          </w:rPr>
          <w:t>Schauer</w:t>
        </w:r>
        <w:proofErr w:type="spellEnd"/>
        <w:r>
          <w:rPr>
            <w:rStyle w:val="Hyperlink0"/>
          </w:rPr>
          <w:t xml:space="preserve"> KL, Freund DM, </w:t>
        </w:r>
        <w:proofErr w:type="spellStart"/>
        <w:r>
          <w:rPr>
            <w:rStyle w:val="Hyperlink0"/>
          </w:rPr>
          <w:t>Prenni</w:t>
        </w:r>
        <w:proofErr w:type="spellEnd"/>
        <w:r>
          <w:rPr>
            <w:rStyle w:val="Hyperlink0"/>
          </w:rPr>
          <w:t xml:space="preserve"> JE, </w:t>
        </w:r>
        <w:proofErr w:type="spellStart"/>
        <w:r>
          <w:rPr>
            <w:rStyle w:val="Hyperlink0"/>
          </w:rPr>
          <w:t>Curthoys</w:t>
        </w:r>
        <w:proofErr w:type="spellEnd"/>
        <w:r>
          <w:rPr>
            <w:rStyle w:val="Hyperlink0"/>
          </w:rPr>
          <w:t xml:space="preserve"> NP (2013) Proteomic </w:t>
        </w:r>
        <w:r>
          <w:rPr>
            <w:rStyle w:val="Hyperlink0"/>
          </w:rPr>
          <w:t xml:space="preserve">profiling and pathway analysis of the response of rat renal proximal convoluted tubules to metabolic acidosis. </w:t>
        </w:r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American Journal of Physiology-Renal Physiology</w:t>
        </w:r>
        <w:r>
          <w:rPr>
            <w:rStyle w:val="Hyperlink0"/>
          </w:rPr>
          <w:t xml:space="preserve"> 305(5)</w:t>
        </w:r>
        <w:proofErr w:type="gramStart"/>
        <w:r>
          <w:rPr>
            <w:rStyle w:val="Hyperlink0"/>
          </w:rPr>
          <w:t>:F628</w:t>
        </w:r>
        <w:proofErr w:type="gramEnd"/>
        <w:r>
          <w:rPr>
            <w:rStyle w:val="Hyperlink0"/>
          </w:rPr>
          <w:t>–F640.</w:t>
        </w:r>
      </w:hyperlink>
    </w:p>
    <w:p w:rsidR="003C5601" w:rsidRDefault="0027727E">
      <w:pPr>
        <w:pStyle w:val="NormalWeb"/>
        <w:spacing w:after="220"/>
      </w:pPr>
      <w:r>
        <w:rPr>
          <w:rFonts w:ascii="Arial" w:hAnsi="Arial"/>
          <w:sz w:val="22"/>
          <w:szCs w:val="22"/>
        </w:rPr>
        <w:t xml:space="preserve">2. </w:t>
      </w:r>
      <w:r>
        <w:rPr>
          <w:rFonts w:ascii="Arial" w:hAnsi="Arial"/>
          <w:sz w:val="22"/>
          <w:szCs w:val="22"/>
        </w:rPr>
        <w:tab/>
      </w:r>
      <w:hyperlink r:id="rId28" w:history="1">
        <w:r>
          <w:rPr>
            <w:rStyle w:val="Hyperlink0"/>
          </w:rPr>
          <w:t>Li Y, Liles MR, Halanych</w:t>
        </w:r>
        <w:r>
          <w:rPr>
            <w:rStyle w:val="Hyperlink0"/>
          </w:rPr>
          <w:t xml:space="preserve"> KM (2018) </w:t>
        </w:r>
        <w:proofErr w:type="spellStart"/>
        <w:r>
          <w:rPr>
            <w:rStyle w:val="Hyperlink0"/>
          </w:rPr>
          <w:t>Endosymbiont</w:t>
        </w:r>
        <w:proofErr w:type="spellEnd"/>
        <w:r>
          <w:rPr>
            <w:rStyle w:val="Hyperlink0"/>
          </w:rPr>
          <w:t xml:space="preserve"> genomes yield clues of tubeworm success. </w:t>
        </w:r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ISME J</w:t>
        </w:r>
        <w:r>
          <w:rPr>
            <w:rStyle w:val="Hyperlink0"/>
          </w:rPr>
          <w:t xml:space="preserve"> 12(11)</w:t>
        </w:r>
        <w:proofErr w:type="gramStart"/>
        <w:r>
          <w:rPr>
            <w:rStyle w:val="Hyperlink0"/>
          </w:rPr>
          <w:t>:2785</w:t>
        </w:r>
        <w:proofErr w:type="gramEnd"/>
        <w:r>
          <w:rPr>
            <w:rStyle w:val="Hyperlink0"/>
          </w:rPr>
          <w:t>.</w:t>
        </w:r>
      </w:hyperlink>
    </w:p>
    <w:p w:rsidR="003C5601" w:rsidRDefault="0027727E">
      <w:pPr>
        <w:pStyle w:val="NormalWeb"/>
        <w:spacing w:after="220"/>
      </w:pPr>
      <w:r>
        <w:rPr>
          <w:rFonts w:ascii="Arial" w:hAnsi="Arial"/>
          <w:sz w:val="22"/>
          <w:szCs w:val="22"/>
        </w:rPr>
        <w:t xml:space="preserve">3. </w:t>
      </w:r>
      <w:r>
        <w:rPr>
          <w:rFonts w:ascii="Arial" w:hAnsi="Arial"/>
          <w:sz w:val="22"/>
          <w:szCs w:val="22"/>
        </w:rPr>
        <w:tab/>
      </w:r>
      <w:hyperlink r:id="rId29" w:history="1">
        <w:r>
          <w:rPr>
            <w:rStyle w:val="Hyperlink0"/>
          </w:rPr>
          <w:t xml:space="preserve">Keller A, </w:t>
        </w:r>
        <w:proofErr w:type="spellStart"/>
        <w:r>
          <w:rPr>
            <w:rStyle w:val="Hyperlink0"/>
          </w:rPr>
          <w:t>Nesvizhskii</w:t>
        </w:r>
        <w:proofErr w:type="spellEnd"/>
        <w:r>
          <w:rPr>
            <w:rStyle w:val="Hyperlink0"/>
          </w:rPr>
          <w:t xml:space="preserve"> AI, </w:t>
        </w:r>
        <w:proofErr w:type="spellStart"/>
        <w:r>
          <w:rPr>
            <w:rStyle w:val="Hyperlink0"/>
          </w:rPr>
          <w:t>Kolker</w:t>
        </w:r>
        <w:proofErr w:type="spellEnd"/>
        <w:r>
          <w:rPr>
            <w:rStyle w:val="Hyperlink0"/>
          </w:rPr>
          <w:t xml:space="preserve"> E, </w:t>
        </w:r>
        <w:proofErr w:type="spellStart"/>
        <w:r>
          <w:rPr>
            <w:rStyle w:val="Hyperlink0"/>
          </w:rPr>
          <w:t>Aebersold</w:t>
        </w:r>
        <w:proofErr w:type="spellEnd"/>
        <w:r>
          <w:rPr>
            <w:rStyle w:val="Hyperlink0"/>
          </w:rPr>
          <w:t xml:space="preserve"> R (2002) Empirical statistical model to estimate the accuracy of peptide identifications made by MS/MS and database search. </w:t>
        </w:r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 xml:space="preserve">Anal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Chem</w:t>
        </w:r>
        <w:proofErr w:type="spellEnd"/>
        <w:r>
          <w:rPr>
            <w:rStyle w:val="Hyperlink0"/>
          </w:rPr>
          <w:t xml:space="preserve"> 74(20)</w:t>
        </w:r>
        <w:proofErr w:type="gramStart"/>
        <w:r>
          <w:rPr>
            <w:rStyle w:val="Hyperlink0"/>
          </w:rPr>
          <w:t>:5383</w:t>
        </w:r>
        <w:proofErr w:type="gramEnd"/>
        <w:r>
          <w:rPr>
            <w:rStyle w:val="Hyperlink0"/>
          </w:rPr>
          <w:t>–5392.</w:t>
        </w:r>
      </w:hyperlink>
    </w:p>
    <w:p w:rsidR="003C5601" w:rsidRDefault="0027727E">
      <w:pPr>
        <w:pStyle w:val="NormalWeb"/>
        <w:spacing w:after="220"/>
      </w:pPr>
      <w:r>
        <w:rPr>
          <w:rFonts w:ascii="Arial" w:hAnsi="Arial"/>
          <w:sz w:val="22"/>
          <w:szCs w:val="22"/>
        </w:rPr>
        <w:t xml:space="preserve">4. </w:t>
      </w:r>
      <w:r>
        <w:rPr>
          <w:rFonts w:ascii="Arial" w:hAnsi="Arial"/>
          <w:sz w:val="22"/>
          <w:szCs w:val="22"/>
        </w:rPr>
        <w:tab/>
      </w:r>
      <w:hyperlink r:id="rId30" w:history="1">
        <w:r>
          <w:rPr>
            <w:rStyle w:val="Hyperlink0"/>
          </w:rPr>
          <w:t>Sea</w:t>
        </w:r>
        <w:r>
          <w:rPr>
            <w:rStyle w:val="Hyperlink0"/>
          </w:rPr>
          <w:t xml:space="preserve">rle BC, Turner M, </w:t>
        </w:r>
        <w:proofErr w:type="spellStart"/>
        <w:r>
          <w:rPr>
            <w:rStyle w:val="Hyperlink0"/>
          </w:rPr>
          <w:t>Nesvizhskii</w:t>
        </w:r>
        <w:proofErr w:type="spellEnd"/>
        <w:r>
          <w:rPr>
            <w:rStyle w:val="Hyperlink0"/>
          </w:rPr>
          <w:t xml:space="preserve"> AI (2008) Improving sensitivity by probabilistically combining results from multiple MS/MS search methodologies. </w:t>
        </w:r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J Proteome Res</w:t>
        </w:r>
        <w:r>
          <w:rPr>
            <w:rStyle w:val="Hyperlink0"/>
          </w:rPr>
          <w:t xml:space="preserve"> 7(1)</w:t>
        </w:r>
        <w:proofErr w:type="gramStart"/>
        <w:r>
          <w:rPr>
            <w:rStyle w:val="Hyperlink0"/>
          </w:rPr>
          <w:t>:245</w:t>
        </w:r>
        <w:proofErr w:type="gramEnd"/>
        <w:r>
          <w:rPr>
            <w:rStyle w:val="Hyperlink0"/>
          </w:rPr>
          <w:t>–253.</w:t>
        </w:r>
      </w:hyperlink>
    </w:p>
    <w:p w:rsidR="003C5601" w:rsidRDefault="0027727E">
      <w:pPr>
        <w:pStyle w:val="NormalWeb"/>
        <w:spacing w:after="220"/>
      </w:pPr>
      <w:r>
        <w:rPr>
          <w:rFonts w:ascii="Arial" w:hAnsi="Arial"/>
          <w:sz w:val="22"/>
          <w:szCs w:val="22"/>
        </w:rPr>
        <w:t xml:space="preserve">5. </w:t>
      </w:r>
      <w:r>
        <w:rPr>
          <w:rFonts w:ascii="Arial" w:hAnsi="Arial"/>
          <w:sz w:val="22"/>
          <w:szCs w:val="22"/>
        </w:rPr>
        <w:tab/>
      </w:r>
      <w:hyperlink r:id="rId31" w:history="1">
        <w:proofErr w:type="spellStart"/>
        <w:r>
          <w:rPr>
            <w:rStyle w:val="Hyperlink0"/>
          </w:rPr>
          <w:t>Nesvizhskii</w:t>
        </w:r>
        <w:proofErr w:type="spellEnd"/>
        <w:r>
          <w:rPr>
            <w:rStyle w:val="Hyperlink0"/>
          </w:rPr>
          <w:t xml:space="preserve"> AI, Keller A, </w:t>
        </w:r>
        <w:proofErr w:type="spellStart"/>
        <w:r>
          <w:rPr>
            <w:rStyle w:val="Hyperlink0"/>
          </w:rPr>
          <w:t>Kol</w:t>
        </w:r>
        <w:r>
          <w:rPr>
            <w:rStyle w:val="Hyperlink0"/>
          </w:rPr>
          <w:t>ker</w:t>
        </w:r>
        <w:proofErr w:type="spellEnd"/>
        <w:r>
          <w:rPr>
            <w:rStyle w:val="Hyperlink0"/>
          </w:rPr>
          <w:t xml:space="preserve"> E, </w:t>
        </w:r>
        <w:proofErr w:type="spellStart"/>
        <w:r>
          <w:rPr>
            <w:rStyle w:val="Hyperlink0"/>
          </w:rPr>
          <w:t>Aebersold</w:t>
        </w:r>
        <w:proofErr w:type="spellEnd"/>
        <w:r>
          <w:rPr>
            <w:rStyle w:val="Hyperlink0"/>
          </w:rPr>
          <w:t xml:space="preserve"> R (2003) A statistical model for identifying proteins by tandem mass spectrometry. </w:t>
        </w:r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 xml:space="preserve">Anal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Chem</w:t>
        </w:r>
        <w:proofErr w:type="spellEnd"/>
        <w:r>
          <w:rPr>
            <w:rStyle w:val="Hyperlink0"/>
          </w:rPr>
          <w:t xml:space="preserve"> 75(17)</w:t>
        </w:r>
        <w:proofErr w:type="gramStart"/>
        <w:r>
          <w:rPr>
            <w:rStyle w:val="Hyperlink0"/>
          </w:rPr>
          <w:t>:4646</w:t>
        </w:r>
        <w:proofErr w:type="gramEnd"/>
        <w:r>
          <w:rPr>
            <w:rStyle w:val="Hyperlink0"/>
          </w:rPr>
          <w:t>–4658.</w:t>
        </w:r>
      </w:hyperlink>
    </w:p>
    <w:p w:rsidR="003C5601" w:rsidRDefault="0027727E">
      <w:pPr>
        <w:pStyle w:val="NormalWeb"/>
        <w:spacing w:after="220"/>
      </w:pPr>
      <w:r>
        <w:rPr>
          <w:rFonts w:ascii="Arial" w:hAnsi="Arial"/>
          <w:sz w:val="22"/>
          <w:szCs w:val="22"/>
        </w:rPr>
        <w:t xml:space="preserve">6. </w:t>
      </w:r>
      <w:r>
        <w:rPr>
          <w:rFonts w:ascii="Arial" w:hAnsi="Arial"/>
          <w:sz w:val="22"/>
          <w:szCs w:val="22"/>
        </w:rPr>
        <w:tab/>
      </w:r>
      <w:hyperlink r:id="rId32" w:history="1">
        <w:r>
          <w:rPr>
            <w:rStyle w:val="Hyperlink0"/>
          </w:rPr>
          <w:t xml:space="preserve">Li Y, et al. (2017) </w:t>
        </w:r>
        <w:proofErr w:type="spellStart"/>
        <w:r>
          <w:rPr>
            <w:rStyle w:val="Hyperlink0"/>
          </w:rPr>
          <w:t>Phylogenomics</w:t>
        </w:r>
        <w:proofErr w:type="spellEnd"/>
        <w:r>
          <w:rPr>
            <w:rStyle w:val="Hyperlink0"/>
          </w:rPr>
          <w:t xml:space="preserve"> of tubeworms (</w:t>
        </w:r>
        <w:proofErr w:type="spellStart"/>
        <w:r>
          <w:rPr>
            <w:rStyle w:val="Hyperlink0"/>
          </w:rPr>
          <w:t>Siboglinidae</w:t>
        </w:r>
        <w:proofErr w:type="spellEnd"/>
        <w:r>
          <w:rPr>
            <w:rStyle w:val="Hyperlink0"/>
          </w:rPr>
          <w:t>, Annelida) an</w:t>
        </w:r>
        <w:r>
          <w:rPr>
            <w:rStyle w:val="Hyperlink0"/>
          </w:rPr>
          <w:t xml:space="preserve">d comparative performance of different reconstruction methods.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Zool</w:t>
        </w:r>
        <w:proofErr w:type="spellEnd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 xml:space="preserve">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Scr</w:t>
        </w:r>
        <w:proofErr w:type="spellEnd"/>
        <w:r>
          <w:rPr>
            <w:rStyle w:val="Hyperlink0"/>
          </w:rPr>
          <w:t xml:space="preserve"> 46(2)</w:t>
        </w:r>
        <w:proofErr w:type="gramStart"/>
        <w:r>
          <w:rPr>
            <w:rStyle w:val="Hyperlink0"/>
          </w:rPr>
          <w:t>:200</w:t>
        </w:r>
        <w:proofErr w:type="gramEnd"/>
        <w:r>
          <w:rPr>
            <w:rStyle w:val="Hyperlink0"/>
          </w:rPr>
          <w:t>–213.</w:t>
        </w:r>
      </w:hyperlink>
    </w:p>
    <w:p w:rsidR="003C5601" w:rsidRDefault="0027727E">
      <w:pPr>
        <w:pStyle w:val="NormalWeb"/>
        <w:spacing w:after="220"/>
      </w:pPr>
      <w:r>
        <w:rPr>
          <w:rFonts w:ascii="Arial" w:hAnsi="Arial"/>
          <w:sz w:val="22"/>
          <w:szCs w:val="22"/>
        </w:rPr>
        <w:t xml:space="preserve">7. </w:t>
      </w:r>
      <w:r>
        <w:rPr>
          <w:rFonts w:ascii="Arial" w:hAnsi="Arial"/>
          <w:sz w:val="22"/>
          <w:szCs w:val="22"/>
        </w:rPr>
        <w:tab/>
      </w:r>
      <w:hyperlink r:id="rId33" w:history="1">
        <w:r>
          <w:rPr>
            <w:rStyle w:val="Hyperlink0"/>
          </w:rPr>
          <w:t xml:space="preserve">Waits DS, Santos SR, </w:t>
        </w:r>
        <w:proofErr w:type="spellStart"/>
        <w:r>
          <w:rPr>
            <w:rStyle w:val="Hyperlink0"/>
          </w:rPr>
          <w:t>Thornhill</w:t>
        </w:r>
        <w:proofErr w:type="spellEnd"/>
        <w:r>
          <w:rPr>
            <w:rStyle w:val="Hyperlink0"/>
          </w:rPr>
          <w:t xml:space="preserve"> DJ, Li Y, Halanych KM (2016) Evolution of Sulfur Binding by Hemoglobin in </w:t>
        </w:r>
        <w:proofErr w:type="spellStart"/>
        <w:r>
          <w:rPr>
            <w:rStyle w:val="Hyperlink0"/>
          </w:rPr>
          <w:t>Siboglinid</w:t>
        </w:r>
        <w:r>
          <w:rPr>
            <w:rStyle w:val="Hyperlink0"/>
          </w:rPr>
          <w:t>ae</w:t>
        </w:r>
        <w:proofErr w:type="spellEnd"/>
        <w:r>
          <w:rPr>
            <w:rStyle w:val="Hyperlink0"/>
          </w:rPr>
          <w:t xml:space="preserve"> (Annelida) with Special Reference to Bone-Eating Worms, </w:t>
        </w:r>
        <w:proofErr w:type="spellStart"/>
        <w:r>
          <w:rPr>
            <w:rStyle w:val="Hyperlink0"/>
          </w:rPr>
          <w:t>Osedax</w:t>
        </w:r>
        <w:proofErr w:type="spellEnd"/>
        <w:r>
          <w:rPr>
            <w:rStyle w:val="Hyperlink0"/>
          </w:rPr>
          <w:t xml:space="preserve">. </w:t>
        </w:r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 xml:space="preserve">J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Mol</w:t>
        </w:r>
        <w:proofErr w:type="spellEnd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 xml:space="preserve">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Evol</w:t>
        </w:r>
        <w:proofErr w:type="spellEnd"/>
        <w:r>
          <w:rPr>
            <w:rStyle w:val="Hyperlink0"/>
          </w:rPr>
          <w:t xml:space="preserve"> 82(4-5)</w:t>
        </w:r>
        <w:proofErr w:type="gramStart"/>
        <w:r>
          <w:rPr>
            <w:rStyle w:val="Hyperlink0"/>
          </w:rPr>
          <w:t>:219</w:t>
        </w:r>
        <w:proofErr w:type="gramEnd"/>
        <w:r>
          <w:rPr>
            <w:rStyle w:val="Hyperlink0"/>
          </w:rPr>
          <w:t>–229.</w:t>
        </w:r>
      </w:hyperlink>
    </w:p>
    <w:p w:rsidR="003C5601" w:rsidRDefault="0027727E">
      <w:pPr>
        <w:pStyle w:val="NormalWeb"/>
        <w:spacing w:after="220"/>
      </w:pPr>
      <w:r>
        <w:rPr>
          <w:rFonts w:ascii="Arial" w:hAnsi="Arial"/>
          <w:sz w:val="22"/>
          <w:szCs w:val="22"/>
        </w:rPr>
        <w:t xml:space="preserve">8. </w:t>
      </w:r>
      <w:r>
        <w:rPr>
          <w:rFonts w:ascii="Arial" w:hAnsi="Arial"/>
          <w:sz w:val="22"/>
          <w:szCs w:val="22"/>
        </w:rPr>
        <w:tab/>
      </w:r>
      <w:hyperlink r:id="rId34" w:history="1">
        <w:proofErr w:type="spellStart"/>
        <w:r>
          <w:rPr>
            <w:rStyle w:val="Hyperlink0"/>
          </w:rPr>
          <w:t>Katoh</w:t>
        </w:r>
        <w:proofErr w:type="spellEnd"/>
        <w:r>
          <w:rPr>
            <w:rStyle w:val="Hyperlink0"/>
          </w:rPr>
          <w:t xml:space="preserve"> K, </w:t>
        </w:r>
        <w:proofErr w:type="spellStart"/>
        <w:r>
          <w:rPr>
            <w:rStyle w:val="Hyperlink0"/>
          </w:rPr>
          <w:t>Standley</w:t>
        </w:r>
        <w:proofErr w:type="spellEnd"/>
        <w:r>
          <w:rPr>
            <w:rStyle w:val="Hyperlink0"/>
          </w:rPr>
          <w:t xml:space="preserve"> DM (2013) MAFFT multiple sequence alignment software </w:t>
        </w:r>
        <w:proofErr w:type="gramStart"/>
        <w:r>
          <w:rPr>
            <w:rStyle w:val="Hyperlink0"/>
          </w:rPr>
          <w:t>version</w:t>
        </w:r>
        <w:proofErr w:type="gramEnd"/>
        <w:r>
          <w:rPr>
            <w:rStyle w:val="Hyperlink0"/>
          </w:rPr>
          <w:t xml:space="preserve"> 7: improvements in performa</w:t>
        </w:r>
        <w:r>
          <w:rPr>
            <w:rStyle w:val="Hyperlink0"/>
          </w:rPr>
          <w:t xml:space="preserve">nce and usability.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Mol</w:t>
        </w:r>
        <w:proofErr w:type="spellEnd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 xml:space="preserve">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Biol</w:t>
        </w:r>
        <w:proofErr w:type="spellEnd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 xml:space="preserve">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Evol</w:t>
        </w:r>
        <w:proofErr w:type="spellEnd"/>
        <w:r>
          <w:rPr>
            <w:rStyle w:val="Hyperlink0"/>
          </w:rPr>
          <w:t xml:space="preserve"> 30(4)</w:t>
        </w:r>
        <w:proofErr w:type="gramStart"/>
        <w:r>
          <w:rPr>
            <w:rStyle w:val="Hyperlink0"/>
          </w:rPr>
          <w:t>:772</w:t>
        </w:r>
        <w:proofErr w:type="gramEnd"/>
        <w:r>
          <w:rPr>
            <w:rStyle w:val="Hyperlink0"/>
          </w:rPr>
          <w:t>–780.</w:t>
        </w:r>
      </w:hyperlink>
    </w:p>
    <w:p w:rsidR="003C5601" w:rsidRDefault="0027727E">
      <w:pPr>
        <w:pStyle w:val="NormalWeb"/>
        <w:spacing w:after="220"/>
      </w:pPr>
      <w:r>
        <w:rPr>
          <w:rFonts w:ascii="Arial" w:hAnsi="Arial"/>
          <w:sz w:val="22"/>
          <w:szCs w:val="22"/>
        </w:rPr>
        <w:t xml:space="preserve">9. </w:t>
      </w:r>
      <w:r>
        <w:rPr>
          <w:rFonts w:ascii="Arial" w:hAnsi="Arial"/>
          <w:sz w:val="22"/>
          <w:szCs w:val="22"/>
        </w:rPr>
        <w:tab/>
      </w:r>
      <w:hyperlink r:id="rId35" w:history="1">
        <w:proofErr w:type="spellStart"/>
        <w:r>
          <w:rPr>
            <w:rStyle w:val="Hyperlink0"/>
          </w:rPr>
          <w:t>Chernomor</w:t>
        </w:r>
        <w:proofErr w:type="spellEnd"/>
        <w:r>
          <w:rPr>
            <w:rStyle w:val="Hyperlink0"/>
          </w:rPr>
          <w:t xml:space="preserve"> O, von </w:t>
        </w:r>
        <w:proofErr w:type="spellStart"/>
        <w:r>
          <w:rPr>
            <w:rStyle w:val="Hyperlink0"/>
          </w:rPr>
          <w:t>Haeseler</w:t>
        </w:r>
        <w:proofErr w:type="spellEnd"/>
        <w:r>
          <w:rPr>
            <w:rStyle w:val="Hyperlink0"/>
          </w:rPr>
          <w:t xml:space="preserve"> A, Minh BQ (2016) Terrace Aware Data Structure for </w:t>
        </w:r>
        <w:proofErr w:type="spellStart"/>
        <w:r>
          <w:rPr>
            <w:rStyle w:val="Hyperlink0"/>
          </w:rPr>
          <w:t>Phylogenomic</w:t>
        </w:r>
        <w:proofErr w:type="spellEnd"/>
        <w:r>
          <w:rPr>
            <w:rStyle w:val="Hyperlink0"/>
          </w:rPr>
          <w:t xml:space="preserve"> Inference from </w:t>
        </w:r>
        <w:proofErr w:type="spellStart"/>
        <w:r>
          <w:rPr>
            <w:rStyle w:val="Hyperlink0"/>
          </w:rPr>
          <w:t>Supermatrices</w:t>
        </w:r>
        <w:proofErr w:type="spellEnd"/>
        <w:r>
          <w:rPr>
            <w:rStyle w:val="Hyperlink0"/>
          </w:rPr>
          <w:t xml:space="preserve">.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Syst</w:t>
        </w:r>
        <w:proofErr w:type="spellEnd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 xml:space="preserve"> </w:t>
        </w:r>
        <w:proofErr w:type="spellStart"/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Biol</w:t>
        </w:r>
        <w:proofErr w:type="spellEnd"/>
        <w:r>
          <w:rPr>
            <w:rStyle w:val="Hyperlink0"/>
          </w:rPr>
          <w:t xml:space="preserve"> 65(6)</w:t>
        </w:r>
        <w:proofErr w:type="gramStart"/>
        <w:r>
          <w:rPr>
            <w:rStyle w:val="Hyperlink0"/>
          </w:rPr>
          <w:t>:997</w:t>
        </w:r>
        <w:proofErr w:type="gramEnd"/>
        <w:r>
          <w:rPr>
            <w:rStyle w:val="Hyperlink0"/>
          </w:rPr>
          <w:t>–1008.</w:t>
        </w:r>
      </w:hyperlink>
    </w:p>
    <w:p w:rsidR="003C5601" w:rsidRDefault="0027727E">
      <w:pPr>
        <w:pStyle w:val="Body"/>
      </w:pPr>
      <w:r>
        <w:rPr>
          <w:rFonts w:ascii="Arial" w:hAnsi="Arial"/>
          <w:sz w:val="22"/>
          <w:szCs w:val="22"/>
        </w:rPr>
        <w:t xml:space="preserve">10. </w:t>
      </w:r>
      <w:r>
        <w:rPr>
          <w:rFonts w:ascii="Arial" w:hAnsi="Arial"/>
          <w:sz w:val="22"/>
          <w:szCs w:val="22"/>
        </w:rPr>
        <w:tab/>
      </w:r>
      <w:hyperlink r:id="rId36" w:history="1">
        <w:proofErr w:type="spellStart"/>
        <w:r>
          <w:rPr>
            <w:rStyle w:val="Hyperlink0"/>
            <w:rFonts w:eastAsia="Arial Unicode MS" w:cs="Arial Unicode MS"/>
          </w:rPr>
          <w:t>Tassia</w:t>
        </w:r>
        <w:proofErr w:type="spellEnd"/>
        <w:r>
          <w:rPr>
            <w:rStyle w:val="Hyperlink0"/>
            <w:rFonts w:eastAsia="Arial Unicode MS" w:cs="Arial Unicode MS"/>
          </w:rPr>
          <w:t xml:space="preserve"> MG, Whelan NV, Halanych KM (2017) Toll-like receptor pathway evolution in </w:t>
        </w:r>
        <w:proofErr w:type="spellStart"/>
        <w:r>
          <w:rPr>
            <w:rStyle w:val="Hyperlink0"/>
            <w:rFonts w:eastAsia="Arial Unicode MS" w:cs="Arial Unicode MS"/>
          </w:rPr>
          <w:t>deuterostomes</w:t>
        </w:r>
        <w:proofErr w:type="spellEnd"/>
        <w:r>
          <w:rPr>
            <w:rStyle w:val="Hyperlink0"/>
            <w:rFonts w:eastAsia="Arial Unicode MS" w:cs="Arial Unicode MS"/>
          </w:rPr>
          <w:t xml:space="preserve">. </w:t>
        </w:r>
        <w:r>
          <w:rPr>
            <w:rStyle w:val="Link"/>
            <w:rFonts w:ascii="Arial" w:hAnsi="Arial"/>
            <w:i/>
            <w:iCs/>
            <w:color w:val="000000"/>
            <w:sz w:val="22"/>
            <w:szCs w:val="22"/>
            <w:u w:color="000000"/>
          </w:rPr>
          <w:t>Proceedings of the National Academy of Sciences</w:t>
        </w:r>
        <w:r>
          <w:rPr>
            <w:rStyle w:val="Hyperlink0"/>
            <w:rFonts w:eastAsia="Arial Unicode MS" w:cs="Arial Unicode MS"/>
          </w:rPr>
          <w:t xml:space="preserve"> 114(27)</w:t>
        </w:r>
        <w:proofErr w:type="gramStart"/>
        <w:r>
          <w:rPr>
            <w:rStyle w:val="Hyperlink0"/>
            <w:rFonts w:eastAsia="Arial Unicode MS" w:cs="Arial Unicode MS"/>
          </w:rPr>
          <w:t>:7055</w:t>
        </w:r>
        <w:proofErr w:type="gramEnd"/>
        <w:r>
          <w:rPr>
            <w:rStyle w:val="Link"/>
            <w:rFonts w:ascii="Arial" w:hAnsi="Arial"/>
            <w:color w:val="000000"/>
            <w:sz w:val="22"/>
            <w:szCs w:val="22"/>
            <w:u w:color="000000"/>
          </w:rPr>
          <w:t>–</w:t>
        </w:r>
        <w:r>
          <w:rPr>
            <w:rStyle w:val="Hyperlink0"/>
            <w:rFonts w:eastAsia="Arial Unicode MS" w:cs="Arial Unicode MS"/>
          </w:rPr>
          <w:t>7060.</w:t>
        </w:r>
      </w:hyperlink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jc w:val="center"/>
        <w:rPr>
          <w:rFonts w:ascii="Arial" w:eastAsia="Arial" w:hAnsi="Arial" w:cs="Arial"/>
          <w:sz w:val="22"/>
          <w:szCs w:val="22"/>
        </w:rPr>
      </w:pPr>
    </w:p>
    <w:p w:rsidR="003C5601" w:rsidRDefault="003C5601">
      <w:pPr>
        <w:pStyle w:val="SMcaption"/>
        <w:rPr>
          <w:rFonts w:ascii="Arial" w:eastAsia="Arial" w:hAnsi="Arial" w:cs="Arial"/>
          <w:sz w:val="22"/>
          <w:szCs w:val="22"/>
        </w:rPr>
      </w:pPr>
    </w:p>
    <w:p w:rsidR="003C5601" w:rsidRDefault="003C5601">
      <w:pPr>
        <w:pStyle w:val="SMcaption"/>
        <w:rPr>
          <w:rFonts w:ascii="Arial" w:eastAsia="Arial" w:hAnsi="Arial" w:cs="Arial"/>
          <w:sz w:val="22"/>
          <w:szCs w:val="22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Body"/>
        <w:tabs>
          <w:tab w:val="left" w:pos="6480"/>
        </w:tabs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inline distT="0" distB="0" distL="0" distR="0" wp14:anchorId="0FCC6993" wp14:editId="2FFAED4B">
            <wp:extent cx="5943290" cy="4868284"/>
            <wp:effectExtent l="0" t="0" r="0" b="0"/>
            <wp:docPr id="1073741827" name="officeArt object" descr="GenomeScop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GenomeScope.pdf" descr="GenomeScope.pdf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rcRect t="19543" b="16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290" cy="4868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bCs/>
        </w:rPr>
        <w:t xml:space="preserve">Figure S1. </w:t>
      </w:r>
      <w:r>
        <w:rPr>
          <w:rFonts w:ascii="Arial" w:hAnsi="Arial"/>
        </w:rPr>
        <w:t xml:space="preserve">Estimation of </w:t>
      </w:r>
      <w:r>
        <w:rPr>
          <w:rFonts w:ascii="Arial" w:hAnsi="Arial"/>
        </w:rPr>
        <w:t xml:space="preserve">genome size, repetitive content and level of </w:t>
      </w:r>
      <w:proofErr w:type="spellStart"/>
      <w:r>
        <w:rPr>
          <w:rFonts w:ascii="Arial" w:hAnsi="Arial"/>
        </w:rPr>
        <w:t>heterozygosity</w:t>
      </w:r>
      <w:proofErr w:type="spellEnd"/>
      <w:r>
        <w:rPr>
          <w:rFonts w:ascii="Arial" w:hAnsi="Arial"/>
        </w:rPr>
        <w:t xml:space="preserve"> from 100</w:t>
      </w:r>
      <w:r>
        <w:rPr>
          <w:rFonts w:ascii="Arial" w:hAnsi="Arial"/>
          <w:sz w:val="22"/>
          <w:szCs w:val="22"/>
        </w:rPr>
        <w:t xml:space="preserve"> million</w:t>
      </w:r>
      <w:r>
        <w:rPr>
          <w:rFonts w:ascii="Arial" w:hAnsi="Arial"/>
          <w:lang w:val="it-IT"/>
        </w:rPr>
        <w:t xml:space="preserve"> </w:t>
      </w:r>
      <w:proofErr w:type="spellStart"/>
      <w:r>
        <w:rPr>
          <w:rFonts w:ascii="Arial" w:hAnsi="Arial"/>
          <w:lang w:val="it-IT"/>
        </w:rPr>
        <w:t>Illumin</w:t>
      </w:r>
      <w:proofErr w:type="spellEnd"/>
      <w:r>
        <w:rPr>
          <w:rFonts w:ascii="Arial" w:hAnsi="Arial"/>
          <w:sz w:val="22"/>
          <w:szCs w:val="22"/>
        </w:rPr>
        <w:t>a pa</w:t>
      </w:r>
      <w:r>
        <w:rPr>
          <w:rFonts w:ascii="Arial" w:hAnsi="Arial"/>
        </w:rPr>
        <w:t xml:space="preserve">ired-end reads. </w:t>
      </w: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sectPr w:rsidR="003C5601">
          <w:headerReference w:type="default" r:id="rId38"/>
          <w:footerReference w:type="default" r:id="rId39"/>
          <w:pgSz w:w="12240" w:h="15840"/>
          <w:pgMar w:top="1440" w:right="1440" w:bottom="1440" w:left="1440" w:header="720" w:footer="720" w:gutter="0"/>
          <w:cols w:space="720"/>
        </w:sect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Body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86E1543" wp14:editId="42327BF6">
            <wp:extent cx="5943600" cy="4592955"/>
            <wp:effectExtent l="0" t="0" r="0" b="0"/>
            <wp:docPr id="1073741828" name="officeArt object" descr="Rplot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Rplot.pdf" descr="Rplot.pdf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Body"/>
        <w:sectPr w:rsidR="003C5601">
          <w:headerReference w:type="default" r:id="rId41"/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Arial" w:hAnsi="Arial"/>
          <w:b/>
          <w:bCs/>
          <w:lang w:val="it-IT"/>
        </w:rPr>
        <w:t xml:space="preserve">Figure S2. </w:t>
      </w:r>
      <w:proofErr w:type="gramStart"/>
      <w:r>
        <w:rPr>
          <w:rFonts w:ascii="Arial" w:hAnsi="Arial"/>
        </w:rPr>
        <w:t xml:space="preserve">History from major </w:t>
      </w:r>
      <w:proofErr w:type="spellStart"/>
      <w:r>
        <w:rPr>
          <w:rFonts w:ascii="Arial" w:hAnsi="Arial"/>
        </w:rPr>
        <w:t>superfamilies</w:t>
      </w:r>
      <w:proofErr w:type="spellEnd"/>
      <w:r>
        <w:rPr>
          <w:rFonts w:ascii="Arial" w:hAnsi="Arial"/>
        </w:rPr>
        <w:t xml:space="preserve"> of transposable elements in the </w:t>
      </w:r>
      <w:proofErr w:type="spellStart"/>
      <w:r>
        <w:rPr>
          <w:rFonts w:ascii="Arial" w:hAnsi="Arial"/>
          <w:i/>
          <w:iCs/>
          <w:lang w:val="it-IT"/>
        </w:rPr>
        <w:t>Lamellibrachia</w:t>
      </w:r>
      <w:proofErr w:type="spellEnd"/>
      <w:r>
        <w:rPr>
          <w:rFonts w:ascii="Arial" w:hAnsi="Arial"/>
          <w:lang w:val="nl-NL"/>
        </w:rPr>
        <w:t xml:space="preserve"> </w:t>
      </w:r>
      <w:proofErr w:type="spellStart"/>
      <w:r>
        <w:rPr>
          <w:rFonts w:ascii="Arial" w:hAnsi="Arial"/>
          <w:lang w:val="nl-NL"/>
        </w:rPr>
        <w:t>genome</w:t>
      </w:r>
      <w:proofErr w:type="spellEnd"/>
      <w:r>
        <w:rPr>
          <w:rFonts w:ascii="Arial" w:hAnsi="Arial"/>
          <w:b/>
          <w:bCs/>
        </w:rPr>
        <w:t>.</w:t>
      </w:r>
      <w:proofErr w:type="gramEnd"/>
      <w:r>
        <w:rPr>
          <w:rFonts w:ascii="Arial" w:hAnsi="Arial"/>
          <w:b/>
          <w:bCs/>
        </w:rPr>
        <w:t xml:space="preserve"> </w:t>
      </w:r>
      <w:proofErr w:type="spellStart"/>
      <w:r>
        <w:rPr>
          <w:rFonts w:ascii="Arial" w:hAnsi="Arial"/>
        </w:rPr>
        <w:t>Kiruma</w:t>
      </w:r>
      <w:proofErr w:type="spellEnd"/>
      <w:r>
        <w:rPr>
          <w:rFonts w:ascii="Arial" w:hAnsi="Arial"/>
        </w:rPr>
        <w:t xml:space="preserve"> distances are arranged from value 0 representing recent TE copies to 40 for ancient TE insertions.</w:t>
      </w:r>
      <w:r>
        <w:rPr>
          <w:rFonts w:ascii="Arial" w:hAnsi="Arial"/>
          <w:b/>
          <w:bCs/>
        </w:rPr>
        <w:t xml:space="preserve"> </w:t>
      </w: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inline distT="0" distB="0" distL="0" distR="0" wp14:anchorId="25CA774B" wp14:editId="634F3370">
            <wp:extent cx="5943600" cy="4106863"/>
            <wp:effectExtent l="0" t="0" r="0" b="0"/>
            <wp:docPr id="1073741829" name="officeArt object" descr="https://lh3.googleusercontent.com/YKEJsWRW-LDpRUfg1jb8iBRreBtp8XghZqm45sMSE4yc2oB6eJV6tbAJaGfVYDLXpFCTcGDA5AARV7G3Pa6WPY74J7kwkM-x0-aPsz3epszctvhG7sQLaeplwun0jLtPhWKr6De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ttps://lh3.googleusercontent.com/YKEJsWRW-LDpRUfg1jb8iBRreBtp8XghZqm45sMSE4yc2oB6eJV6tbAJaGfVYDLXpFCTcGDA5AARV7G3Pa6WPY74J7kwkM-x0-aPsz3epszctvhG7sQLaeplwun0jLtPhWKr6DeH" descr="https://lh3.googleusercontent.com/YKEJsWRW-LDpRUfg1jb8iBRreBtp8XghZqm45sMSE4yc2oB6eJV6tbAJaGfVYDLXpFCTcGDA5AARV7G3Pa6WPY74J7kwkM-x0-aPsz3epszctvhG7sQLaeplwun0jLtPhWKr6DeH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8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C5601" w:rsidRDefault="0027727E">
      <w:pPr>
        <w:pStyle w:val="NormalWeb"/>
        <w:rPr>
          <w:rFonts w:ascii="Arial" w:eastAsia="Arial" w:hAnsi="Arial" w:cs="Arial"/>
          <w:color w:val="333333"/>
          <w:u w:color="333333"/>
          <w:shd w:val="clear" w:color="auto" w:fill="FCFCFC"/>
        </w:rPr>
      </w:pPr>
      <w:r>
        <w:rPr>
          <w:rFonts w:ascii="Arial" w:hAnsi="Arial"/>
          <w:b/>
          <w:bCs/>
        </w:rPr>
        <w:t xml:space="preserve">Figure S3. </w:t>
      </w:r>
      <w:proofErr w:type="spellStart"/>
      <w:r>
        <w:rPr>
          <w:rFonts w:ascii="Arial" w:hAnsi="Arial"/>
          <w:color w:val="333333"/>
          <w:u w:color="333333"/>
          <w:shd w:val="clear" w:color="auto" w:fill="FCFCFC"/>
        </w:rPr>
        <w:t>Siboglinid</w:t>
      </w:r>
      <w:proofErr w:type="spellEnd"/>
      <w:r>
        <w:rPr>
          <w:rFonts w:ascii="Arial" w:hAnsi="Arial"/>
          <w:color w:val="333333"/>
          <w:u w:color="333333"/>
          <w:shd w:val="clear" w:color="auto" w:fill="FCFCFC"/>
        </w:rPr>
        <w:t xml:space="preserve"> hemoglobin maximum-likelihood tree </w:t>
      </w:r>
      <w:r>
        <w:rPr>
          <w:rFonts w:ascii="Arial" w:hAnsi="Arial"/>
          <w:color w:val="333333"/>
          <w:u w:color="333333"/>
          <w:shd w:val="clear" w:color="auto" w:fill="FCFCFC"/>
        </w:rPr>
        <w:t xml:space="preserve">reconstructed with </w:t>
      </w:r>
      <w:proofErr w:type="spellStart"/>
      <w:r>
        <w:rPr>
          <w:rFonts w:ascii="Arial" w:hAnsi="Arial"/>
          <w:color w:val="333333"/>
          <w:u w:color="333333"/>
          <w:shd w:val="clear" w:color="auto" w:fill="FCFCFC"/>
        </w:rPr>
        <w:t>IQtree</w:t>
      </w:r>
      <w:proofErr w:type="spellEnd"/>
      <w:r>
        <w:rPr>
          <w:rFonts w:ascii="Arial" w:hAnsi="Arial"/>
          <w:color w:val="333333"/>
          <w:u w:color="333333"/>
          <w:shd w:val="clear" w:color="auto" w:fill="FCFCFC"/>
        </w:rPr>
        <w:t xml:space="preserve"> with midpoint rooting with 1000 ultrafast bootstraps using LG model.  Bootstrap support values are shown at the relevant node. </w:t>
      </w:r>
      <w:proofErr w:type="spellStart"/>
      <w:r>
        <w:rPr>
          <w:rFonts w:ascii="Arial" w:hAnsi="Arial"/>
          <w:color w:val="333333"/>
          <w:u w:color="333333"/>
          <w:shd w:val="clear" w:color="auto" w:fill="FCFCFC"/>
        </w:rPr>
        <w:t>GenBank</w:t>
      </w:r>
      <w:proofErr w:type="spellEnd"/>
      <w:r>
        <w:rPr>
          <w:rFonts w:ascii="Arial" w:hAnsi="Arial"/>
          <w:color w:val="333333"/>
          <w:u w:color="333333"/>
          <w:shd w:val="clear" w:color="auto" w:fill="FCFCFC"/>
        </w:rPr>
        <w:t xml:space="preserve"> accession numbers are listed on the terminal </w:t>
      </w:r>
      <w:commentRangeStart w:id="5"/>
      <w:r>
        <w:rPr>
          <w:rFonts w:ascii="Arial" w:hAnsi="Arial"/>
          <w:color w:val="333333"/>
          <w:u w:color="333333"/>
          <w:shd w:val="clear" w:color="auto" w:fill="FCFCFC"/>
        </w:rPr>
        <w:t>nodes</w:t>
      </w:r>
      <w:commentRangeEnd w:id="5"/>
      <w:r w:rsidR="00083B85">
        <w:rPr>
          <w:rStyle w:val="CommentReference"/>
          <w:rFonts w:cs="Times New Roman"/>
          <w:color w:val="auto"/>
        </w:rPr>
        <w:commentReference w:id="5"/>
      </w:r>
      <w:r>
        <w:rPr>
          <w:rFonts w:ascii="Arial" w:hAnsi="Arial"/>
          <w:color w:val="333333"/>
          <w:u w:color="333333"/>
          <w:shd w:val="clear" w:color="auto" w:fill="FCFCFC"/>
        </w:rPr>
        <w:t xml:space="preserve">. </w:t>
      </w:r>
    </w:p>
    <w:p w:rsidR="003C5601" w:rsidRDefault="0027727E">
      <w:pPr>
        <w:pStyle w:val="Body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0753C8E" wp14:editId="5CA110DD">
            <wp:extent cx="5943600" cy="2710106"/>
            <wp:effectExtent l="0" t="0" r="0" b="0"/>
            <wp:docPr id="1073741830" name="officeArt object" descr="suplementary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uplementary.pdf" descr="suplementary.pdf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rcRect r="245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 xml:space="preserve">Figure S4. </w:t>
      </w:r>
      <w:proofErr w:type="gramStart"/>
      <w:r>
        <w:rPr>
          <w:rFonts w:ascii="Arial" w:hAnsi="Arial"/>
        </w:rPr>
        <w:t xml:space="preserve">Hemoglobin gene diversity in </w:t>
      </w:r>
      <w:proofErr w:type="spellStart"/>
      <w:r>
        <w:rPr>
          <w:rFonts w:ascii="Arial" w:hAnsi="Arial"/>
          <w:i/>
          <w:iCs/>
        </w:rPr>
        <w:t>Lamellibrachia</w:t>
      </w:r>
      <w:proofErr w:type="spellEnd"/>
      <w:r>
        <w:rPr>
          <w:rFonts w:ascii="Arial" w:hAnsi="Arial"/>
          <w:i/>
          <w:iCs/>
        </w:rPr>
        <w:t xml:space="preserve"> </w:t>
      </w:r>
      <w:commentRangeStart w:id="6"/>
      <w:proofErr w:type="spellStart"/>
      <w:r>
        <w:rPr>
          <w:rFonts w:ascii="Arial" w:hAnsi="Arial"/>
          <w:i/>
          <w:iCs/>
        </w:rPr>
        <w:t>luymesi</w:t>
      </w:r>
      <w:commentRangeEnd w:id="6"/>
      <w:proofErr w:type="spellEnd"/>
      <w:r w:rsidR="00083B85">
        <w:rPr>
          <w:rStyle w:val="CommentReference"/>
          <w:rFonts w:cs="Times New Roman"/>
          <w:color w:val="auto"/>
        </w:rPr>
        <w:commentReference w:id="6"/>
      </w:r>
      <w:r>
        <w:rPr>
          <w:rFonts w:ascii="Arial" w:hAnsi="Arial"/>
        </w:rPr>
        <w:t>.</w:t>
      </w:r>
      <w:proofErr w:type="gramEnd"/>
      <w:r>
        <w:rPr>
          <w:rFonts w:ascii="Arial" w:hAnsi="Arial"/>
        </w:rPr>
        <w:t xml:space="preserve"> (Partial alignment of sampled </w:t>
      </w:r>
      <w:proofErr w:type="spellStart"/>
      <w:r>
        <w:rPr>
          <w:rFonts w:ascii="Arial" w:hAnsi="Arial"/>
        </w:rPr>
        <w:t>siboglinid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Hb</w:t>
      </w:r>
      <w:proofErr w:type="spellEnd"/>
      <w:r>
        <w:rPr>
          <w:rFonts w:ascii="Arial" w:hAnsi="Arial"/>
        </w:rPr>
        <w:t xml:space="preserve"> subunit A1, A2, B1, B2 sequences. Red arrows indicate positions contain free </w:t>
      </w:r>
      <w:proofErr w:type="spellStart"/>
      <w:r>
        <w:rPr>
          <w:rFonts w:ascii="Arial" w:hAnsi="Arial"/>
        </w:rPr>
        <w:t>cysteines</w:t>
      </w:r>
      <w:proofErr w:type="spellEnd"/>
      <w:r>
        <w:rPr>
          <w:rFonts w:ascii="Arial" w:hAnsi="Arial"/>
        </w:rPr>
        <w:t xml:space="preserve"> or cysteine residues in HB B2 chains, and B1/A2 chains, respectively.</w:t>
      </w: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inline distT="0" distB="0" distL="0" distR="0" wp14:anchorId="2A10E31A" wp14:editId="64E516BD">
            <wp:extent cx="5943600" cy="1384089"/>
            <wp:effectExtent l="0" t="0" r="0" b="0"/>
            <wp:docPr id="1073741831" name="officeArt object" descr="https://lh6.googleusercontent.com/e3UzHS1fO0Xvs3H_NpD1kw7XCRqbSlMad9A4hk2NT01VKYOW95XuA6g7L6A82ITPYLQzp-LheqtHQhRYoV_gl-NmRwjG3QC3AJbXj14ZPTLfNcY8gn02iYDmIpE8K7kRxLFakYF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https://lh6.googleusercontent.com/e3UzHS1fO0Xvs3H_NpD1kw7XCRqbSlMad9A4hk2NT01VKYOW95XuA6g7L6A82ITPYLQzp-LheqtHQhRYoV_gl-NmRwjG3QC3AJbXj14ZPTLfNcY8gn02iYDmIpE8K7kRxLFakYFU" descr="https://lh6.googleusercontent.com/e3UzHS1fO0Xvs3H_NpD1kw7XCRqbSlMad9A4hk2NT01VKYOW95XuA6g7L6A82ITPYLQzp-LheqtHQhRYoV_gl-NmRwjG3QC3AJbXj14ZPTLfNcY8gn02iYDmIpE8K7kRxLFakYFU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 xml:space="preserve">Figure S5. </w:t>
      </w:r>
      <w:r>
        <w:rPr>
          <w:rFonts w:ascii="Arial" w:hAnsi="Arial"/>
        </w:rPr>
        <w:t xml:space="preserve">Partial alignment of sampled </w:t>
      </w:r>
      <w:proofErr w:type="spellStart"/>
      <w:r>
        <w:rPr>
          <w:rFonts w:ascii="Arial" w:hAnsi="Arial"/>
        </w:rPr>
        <w:t>siboglinid</w:t>
      </w:r>
      <w:proofErr w:type="spellEnd"/>
      <w:r>
        <w:rPr>
          <w:rFonts w:ascii="Arial" w:hAnsi="Arial"/>
        </w:rPr>
        <w:t xml:space="preserve"> HB subunit A2 sequences. Red arrows indicate amino acid residues at the interface </w:t>
      </w:r>
      <w:commentRangeStart w:id="7"/>
      <w:r>
        <w:rPr>
          <w:rFonts w:ascii="Arial" w:hAnsi="Arial"/>
        </w:rPr>
        <w:t>between</w:t>
      </w:r>
      <w:commentRangeEnd w:id="7"/>
      <w:r w:rsidR="00083B85">
        <w:rPr>
          <w:rStyle w:val="CommentReference"/>
          <w:rFonts w:cs="Times New Roman"/>
          <w:color w:val="auto"/>
        </w:rPr>
        <w:commentReference w:id="7"/>
      </w:r>
      <w:r>
        <w:rPr>
          <w:rFonts w:ascii="Arial" w:hAnsi="Arial"/>
        </w:rPr>
        <w:t xml:space="preserve"> pairs of A2 chains with zinc moieties for H2S binding. </w:t>
      </w:r>
      <w:r>
        <w:rPr>
          <w:rFonts w:ascii="Arial" w:hAnsi="Arial"/>
        </w:rPr>
        <w:t> </w:t>
      </w:r>
    </w:p>
    <w:p w:rsidR="003C5601" w:rsidRDefault="0027727E">
      <w:pPr>
        <w:pStyle w:val="Body"/>
      </w:pPr>
      <w:r>
        <w:rPr>
          <w:rFonts w:ascii="Arial Unicode MS" w:eastAsia="Arial Unicode MS" w:hAnsi="Arial Unicode MS" w:cs="Arial Unicode MS"/>
        </w:rPr>
        <w:br w:type="page"/>
      </w:r>
    </w:p>
    <w:p w:rsidR="003C5601" w:rsidRDefault="003C5601">
      <w:pPr>
        <w:pStyle w:val="Body"/>
        <w:sectPr w:rsidR="003C5601">
          <w:headerReference w:type="default" r:id="rId45"/>
          <w:pgSz w:w="12240" w:h="15840"/>
          <w:pgMar w:top="1440" w:right="1440" w:bottom="1440" w:left="1440" w:header="720" w:footer="720" w:gutter="0"/>
          <w:cols w:space="720"/>
        </w:sect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NormalWeb"/>
        <w:jc w:val="both"/>
        <w:rPr>
          <w:rFonts w:ascii="Arial" w:eastAsia="Arial" w:hAnsi="Arial" w:cs="Arial"/>
          <w:vertAlign w:val="subscript"/>
        </w:rPr>
      </w:pPr>
      <w:r>
        <w:rPr>
          <w:rFonts w:ascii="Arial" w:eastAsia="Arial" w:hAnsi="Arial" w:cs="Arial"/>
          <w:b/>
          <w:bCs/>
          <w:noProof/>
        </w:rPr>
        <w:drawing>
          <wp:inline distT="0" distB="0" distL="0" distR="0" wp14:anchorId="43A636A3" wp14:editId="5A8AED38">
            <wp:extent cx="5943600" cy="4512989"/>
            <wp:effectExtent l="0" t="0" r="0" b="0"/>
            <wp:docPr id="1073741832" name="officeArt object" descr="https://lh3.googleusercontent.com/KE9G_jJcl3Lz6q6rgFs6FAz5Y9M0CrEJZiFQxJeO-KehByGZ3nYmKw4jNZ-Y_k6DqwX-smcs3TD9dxDO7ctIgIbyAxa9foUVsctDsjFjnegRKdaYQOXHf37gri1cU5R9yGEoWQp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https://lh3.googleusercontent.com/KE9G_jJcl3Lz6q6rgFs6FAz5Y9M0CrEJZiFQxJeO-KehByGZ3nYmKw4jNZ-Y_k6DqwX-smcs3TD9dxDO7ctIgIbyAxa9foUVsctDsjFjnegRKdaYQOXHf37gri1cU5R9yGEoWQpC" descr="https://lh3.googleusercontent.com/KE9G_jJcl3Lz6q6rgFs6FAz5Y9M0CrEJZiFQxJeO-KehByGZ3nYmKw4jNZ-Y_k6DqwX-smcs3TD9dxDO7ctIgIbyAxa9foUVsctDsjFjnegRKdaYQOXHf37gri1cU5R9yGEoWQpC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C5601" w:rsidRDefault="0027727E">
      <w:pPr>
        <w:pStyle w:val="NormalWeb"/>
        <w:sectPr w:rsidR="003C5601">
          <w:headerReference w:type="default" r:id="rId47"/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Arial" w:hAnsi="Arial"/>
          <w:b/>
          <w:bCs/>
        </w:rPr>
        <w:t xml:space="preserve">Figure S6. </w:t>
      </w:r>
      <w:r>
        <w:rPr>
          <w:rFonts w:ascii="Arial" w:hAnsi="Arial"/>
          <w:b/>
          <w:bCs/>
        </w:rPr>
        <w:t> </w:t>
      </w:r>
      <w:proofErr w:type="spellStart"/>
      <w:r>
        <w:rPr>
          <w:rFonts w:ascii="Arial" w:hAnsi="Arial"/>
          <w:b/>
          <w:bCs/>
        </w:rPr>
        <w:t>Lophotrochozoan</w:t>
      </w:r>
      <w:proofErr w:type="spellEnd"/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  <w:b/>
          <w:bCs/>
          <w:color w:val="333333"/>
          <w:u w:color="333333"/>
          <w:shd w:val="clear" w:color="auto" w:fill="FCFCFC"/>
        </w:rPr>
        <w:t xml:space="preserve">SOD maximum-likelihood </w:t>
      </w:r>
      <w:r>
        <w:rPr>
          <w:rFonts w:ascii="Arial" w:hAnsi="Arial"/>
          <w:b/>
          <w:bCs/>
          <w:color w:val="333333"/>
          <w:u w:color="333333"/>
          <w:shd w:val="clear" w:color="auto" w:fill="FCFCFC"/>
        </w:rPr>
        <w:t>tree</w:t>
      </w:r>
      <w:r>
        <w:rPr>
          <w:rFonts w:ascii="Arial" w:hAnsi="Arial"/>
          <w:color w:val="333333"/>
          <w:u w:color="333333"/>
          <w:shd w:val="clear" w:color="auto" w:fill="FCFCFC"/>
        </w:rPr>
        <w:t xml:space="preserve"> reconstructed with </w:t>
      </w:r>
      <w:proofErr w:type="spellStart"/>
      <w:r>
        <w:rPr>
          <w:rFonts w:ascii="Arial" w:hAnsi="Arial"/>
          <w:color w:val="333333"/>
          <w:u w:color="333333"/>
          <w:shd w:val="clear" w:color="auto" w:fill="FCFCFC"/>
        </w:rPr>
        <w:t>IQtree</w:t>
      </w:r>
      <w:proofErr w:type="spellEnd"/>
      <w:r>
        <w:rPr>
          <w:rFonts w:ascii="Arial" w:hAnsi="Arial"/>
          <w:color w:val="333333"/>
          <w:u w:color="333333"/>
          <w:shd w:val="clear" w:color="auto" w:fill="FCFCFC"/>
        </w:rPr>
        <w:t xml:space="preserve"> with midpoint rooting with 1000 ultrafast bootstraps using LG model. Bootstrap support values are shown at the relevant node. </w:t>
      </w:r>
      <w:proofErr w:type="spellStart"/>
      <w:r>
        <w:rPr>
          <w:rFonts w:ascii="Arial" w:hAnsi="Arial"/>
          <w:color w:val="333333"/>
          <w:u w:color="333333"/>
          <w:shd w:val="clear" w:color="auto" w:fill="FCFCFC"/>
        </w:rPr>
        <w:t>GenBank</w:t>
      </w:r>
      <w:proofErr w:type="spellEnd"/>
      <w:r>
        <w:rPr>
          <w:rFonts w:ascii="Arial" w:hAnsi="Arial"/>
          <w:color w:val="333333"/>
          <w:u w:color="333333"/>
          <w:shd w:val="clear" w:color="auto" w:fill="FCFCFC"/>
        </w:rPr>
        <w:t xml:space="preserve"> accession numbers are listed on the terminal nodes. </w:t>
      </w:r>
      <w:proofErr w:type="spellStart"/>
      <w:r>
        <w:rPr>
          <w:rFonts w:ascii="Arial" w:hAnsi="Arial"/>
          <w:color w:val="333333"/>
          <w:u w:color="333333"/>
          <w:shd w:val="clear" w:color="auto" w:fill="FCFCFC"/>
        </w:rPr>
        <w:t>GenBank</w:t>
      </w:r>
      <w:proofErr w:type="spellEnd"/>
      <w:r>
        <w:rPr>
          <w:rFonts w:ascii="Arial" w:hAnsi="Arial"/>
          <w:color w:val="333333"/>
          <w:u w:color="333333"/>
          <w:shd w:val="clear" w:color="auto" w:fill="FCFCFC"/>
        </w:rPr>
        <w:t xml:space="preserve"> accession numbers are next to t</w:t>
      </w:r>
      <w:r>
        <w:rPr>
          <w:rFonts w:ascii="Arial" w:hAnsi="Arial"/>
          <w:color w:val="333333"/>
          <w:u w:color="333333"/>
          <w:shd w:val="clear" w:color="auto" w:fill="FCFCFC"/>
        </w:rPr>
        <w:t xml:space="preserve">he tip names. </w:t>
      </w:r>
    </w:p>
    <w:p w:rsidR="003C5601" w:rsidRDefault="0027727E">
      <w:pPr>
        <w:pStyle w:val="Body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inline distT="0" distB="0" distL="0" distR="0" wp14:anchorId="1EBB6DAA" wp14:editId="176AD0F3">
            <wp:extent cx="5943600" cy="6322060"/>
            <wp:effectExtent l="0" t="0" r="0" b="0"/>
            <wp:docPr id="1073741833" name="officeArt object" descr="https://lh5.googleusercontent.com/JgjtnogPD_kli8o8NlJXGzLMohMk0AaTp7yB5-w74eHK2JmhMBSqH7-uhkYHHPK9pmG5dqzA9VB2-EkMhQOQC6XGPDz2xxDTkDp_R1rY-mMKyXAkEwA6JnadIj34EKVGs_oIB1y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ttps://lh5.googleusercontent.com/JgjtnogPD_kli8o8NlJXGzLMohMk0AaTp7yB5-w74eHK2JmhMBSqH7-uhkYHHPK9pmG5dqzA9VB2-EkMhQOQC6XGPDz2xxDTkDp_R1rY-mMKyXAkEwA6JnadIj34EKVGs_oIB1yu" descr="https://lh5.googleusercontent.com/JgjtnogPD_kli8o8NlJXGzLMohMk0AaTp7yB5-w74eHK2JmhMBSqH7-uhkYHHPK9pmG5dqzA9VB2-EkMhQOQC6XGPDz2xxDTkDp_R1rY-mMKyXAkEwA6JnadIj34EKVGs_oIB1yu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C5601" w:rsidRDefault="0027727E">
      <w:pPr>
        <w:pStyle w:val="Body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br/>
      </w:r>
      <w:r>
        <w:rPr>
          <w:rFonts w:ascii="Arial" w:hAnsi="Arial"/>
          <w:b/>
          <w:bCs/>
          <w:lang w:val="it-IT"/>
        </w:rPr>
        <w:t xml:space="preserve">Figure S7. </w:t>
      </w:r>
      <w:proofErr w:type="gramStart"/>
      <w:r>
        <w:rPr>
          <w:rFonts w:ascii="Arial" w:hAnsi="Arial"/>
        </w:rPr>
        <w:t xml:space="preserve">Workflow of </w:t>
      </w:r>
      <w:proofErr w:type="spellStart"/>
      <w:r>
        <w:rPr>
          <w:rFonts w:ascii="Arial" w:hAnsi="Arial"/>
          <w:i/>
          <w:iCs/>
          <w:lang w:val="it-IT"/>
        </w:rPr>
        <w:t>Lamellibrachia</w:t>
      </w:r>
      <w:proofErr w:type="spellEnd"/>
      <w:r>
        <w:rPr>
          <w:rFonts w:ascii="Arial" w:hAnsi="Arial"/>
          <w:i/>
          <w:iCs/>
          <w:lang w:val="it-IT"/>
        </w:rPr>
        <w:t xml:space="preserve"> </w:t>
      </w:r>
      <w:proofErr w:type="spellStart"/>
      <w:r>
        <w:rPr>
          <w:rFonts w:ascii="Arial" w:hAnsi="Arial"/>
          <w:i/>
          <w:iCs/>
          <w:lang w:val="it-IT"/>
        </w:rPr>
        <w:t>luymesi</w:t>
      </w:r>
      <w:proofErr w:type="spellEnd"/>
      <w:r>
        <w:rPr>
          <w:rFonts w:ascii="Arial" w:hAnsi="Arial"/>
        </w:rPr>
        <w:t xml:space="preserve"> genome assembly.</w:t>
      </w:r>
      <w:proofErr w:type="gramEnd"/>
      <w:r>
        <w:rPr>
          <w:rFonts w:ascii="Arial" w:hAnsi="Arial"/>
        </w:rPr>
        <w:t xml:space="preserve"> 10X genomics </w:t>
      </w:r>
      <w:proofErr w:type="gramStart"/>
      <w:r>
        <w:rPr>
          <w:rFonts w:ascii="Arial" w:hAnsi="Arial"/>
        </w:rPr>
        <w:t>assembly alone provide</w:t>
      </w:r>
      <w:proofErr w:type="gramEnd"/>
      <w:r>
        <w:rPr>
          <w:rFonts w:ascii="Arial" w:hAnsi="Arial"/>
        </w:rPr>
        <w:t xml:space="preserve"> worse assembly and failed QC compared to </w:t>
      </w:r>
      <w:proofErr w:type="spellStart"/>
      <w:r>
        <w:rPr>
          <w:rFonts w:ascii="Arial" w:hAnsi="Arial"/>
        </w:rPr>
        <w:t>Platanus</w:t>
      </w:r>
      <w:proofErr w:type="spellEnd"/>
      <w:r>
        <w:rPr>
          <w:rFonts w:ascii="Arial" w:hAnsi="Arial"/>
        </w:rPr>
        <w:t xml:space="preserve"> indicated by red </w:t>
      </w:r>
      <w:del w:id="8" w:author="Ken Halanych" w:date="2019-04-30T21:19:00Z">
        <w:r w:rsidDel="00083B85">
          <w:rPr>
            <w:rFonts w:ascii="Arial" w:hAnsi="Arial"/>
          </w:rPr>
          <w:delText>cross</w:delText>
        </w:r>
      </w:del>
      <w:ins w:id="9" w:author="Ken Halanych" w:date="2019-04-30T21:19:00Z">
        <w:r w:rsidR="00083B85">
          <w:rPr>
            <w:rFonts w:ascii="Arial" w:hAnsi="Arial"/>
          </w:rPr>
          <w:t>X</w:t>
        </w:r>
      </w:ins>
      <w:r>
        <w:rPr>
          <w:rFonts w:ascii="Arial" w:hAnsi="Arial"/>
        </w:rPr>
        <w:t xml:space="preserve">. </w:t>
      </w: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27727E">
      <w:pPr>
        <w:pStyle w:val="Body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7DECAF9" wp14:editId="391DA459">
            <wp:extent cx="5943600" cy="6840855"/>
            <wp:effectExtent l="0" t="0" r="0" b="0"/>
            <wp:docPr id="1073741834" name="officeArt object" descr="Genome_annotation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Genome_annotation.pdf" descr="Genome_annotation.pdf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0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br/>
      </w:r>
    </w:p>
    <w:p w:rsidR="003C5601" w:rsidRDefault="003C5601">
      <w:pPr>
        <w:pStyle w:val="Body"/>
        <w:rPr>
          <w:rFonts w:ascii="Arial" w:eastAsia="Arial" w:hAnsi="Arial" w:cs="Arial"/>
          <w:b/>
          <w:bCs/>
        </w:rPr>
      </w:pPr>
    </w:p>
    <w:p w:rsidR="003C5601" w:rsidRDefault="0027727E">
      <w:pPr>
        <w:pStyle w:val="Body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 xml:space="preserve">Figure S8. </w:t>
      </w:r>
      <w:proofErr w:type="gramStart"/>
      <w:r>
        <w:rPr>
          <w:rFonts w:ascii="Arial" w:hAnsi="Arial"/>
          <w:b/>
          <w:bCs/>
        </w:rPr>
        <w:t xml:space="preserve">Workflow of </w:t>
      </w:r>
      <w:proofErr w:type="spellStart"/>
      <w:r>
        <w:rPr>
          <w:rFonts w:ascii="Arial" w:hAnsi="Arial"/>
          <w:b/>
          <w:bCs/>
          <w:i/>
          <w:iCs/>
          <w:lang w:val="it-IT"/>
        </w:rPr>
        <w:t>Lamellibrachia</w:t>
      </w:r>
      <w:proofErr w:type="spellEnd"/>
      <w:r>
        <w:rPr>
          <w:rFonts w:ascii="Arial" w:hAnsi="Arial"/>
          <w:b/>
          <w:bCs/>
        </w:rPr>
        <w:t xml:space="preserve"> genome annotation </w:t>
      </w:r>
      <w:proofErr w:type="spellStart"/>
      <w:r>
        <w:rPr>
          <w:rFonts w:ascii="Arial" w:hAnsi="Arial"/>
          <w:b/>
          <w:bCs/>
        </w:rPr>
        <w:t>pepline</w:t>
      </w:r>
      <w:proofErr w:type="spellEnd"/>
      <w:r>
        <w:rPr>
          <w:rFonts w:ascii="Arial" w:hAnsi="Arial"/>
          <w:b/>
          <w:bCs/>
        </w:rPr>
        <w:t xml:space="preserve"> using </w:t>
      </w:r>
      <w:proofErr w:type="spellStart"/>
      <w:r>
        <w:rPr>
          <w:rFonts w:ascii="Arial" w:hAnsi="Arial"/>
          <w:b/>
          <w:bCs/>
        </w:rPr>
        <w:t>Funannotate</w:t>
      </w:r>
      <w:proofErr w:type="spellEnd"/>
      <w:r>
        <w:rPr>
          <w:rFonts w:ascii="Arial" w:hAnsi="Arial"/>
          <w:b/>
          <w:bCs/>
        </w:rPr>
        <w:t>.</w:t>
      </w:r>
      <w:proofErr w:type="gramEnd"/>
      <w:r>
        <w:rPr>
          <w:rFonts w:ascii="Arial" w:hAnsi="Arial"/>
          <w:b/>
          <w:bCs/>
        </w:rPr>
        <w:t xml:space="preserve"> </w:t>
      </w: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>Table S1.</w:t>
      </w:r>
      <w:r>
        <w:rPr>
          <w:rFonts w:ascii="Arial" w:hAnsi="Arial"/>
          <w:b/>
          <w:bCs/>
          <w:sz w:val="44"/>
          <w:szCs w:val="44"/>
        </w:rPr>
        <w:t xml:space="preserve"> </w:t>
      </w:r>
      <w:r>
        <w:rPr>
          <w:rFonts w:ascii="Arial" w:hAnsi="Arial"/>
        </w:rPr>
        <w:t xml:space="preserve">Sequencing information of </w:t>
      </w:r>
      <w:proofErr w:type="spellStart"/>
      <w:r>
        <w:rPr>
          <w:rFonts w:ascii="Arial" w:hAnsi="Arial"/>
          <w:i/>
          <w:iCs/>
        </w:rPr>
        <w:t>Lamellibrachia</w:t>
      </w:r>
      <w:proofErr w:type="spellEnd"/>
      <w:r w:rsidRPr="00083B85">
        <w:rPr>
          <w:rFonts w:ascii="Arial" w:hAnsi="Arial"/>
          <w:i/>
          <w:rPrChange w:id="10" w:author="Ken Halanych" w:date="2019-04-30T21:19:00Z">
            <w:rPr>
              <w:rFonts w:ascii="Arial" w:hAnsi="Arial"/>
            </w:rPr>
          </w:rPrChange>
        </w:rPr>
        <w:t xml:space="preserve"> </w:t>
      </w:r>
      <w:proofErr w:type="spellStart"/>
      <w:ins w:id="11" w:author="Ken Halanych" w:date="2019-04-30T21:19:00Z">
        <w:r w:rsidR="00083B85" w:rsidRPr="00083B85">
          <w:rPr>
            <w:rFonts w:ascii="Arial" w:hAnsi="Arial"/>
            <w:i/>
            <w:rPrChange w:id="12" w:author="Ken Halanych" w:date="2019-04-30T21:19:00Z">
              <w:rPr>
                <w:rFonts w:ascii="Arial" w:hAnsi="Arial"/>
              </w:rPr>
            </w:rPrChange>
          </w:rPr>
          <w:t>luymesi</w:t>
        </w:r>
        <w:proofErr w:type="spellEnd"/>
        <w:r w:rsidR="00083B85">
          <w:rPr>
            <w:rFonts w:ascii="Arial" w:hAnsi="Arial"/>
          </w:rPr>
          <w:t xml:space="preserve"> </w:t>
        </w:r>
      </w:ins>
      <w:r>
        <w:rPr>
          <w:rFonts w:ascii="Arial" w:hAnsi="Arial"/>
        </w:rPr>
        <w:t xml:space="preserve">genome. </w:t>
      </w:r>
    </w:p>
    <w:tbl>
      <w:tblPr>
        <w:tblW w:w="940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472"/>
        <w:gridCol w:w="1495"/>
        <w:gridCol w:w="1350"/>
        <w:gridCol w:w="1329"/>
        <w:gridCol w:w="1217"/>
        <w:gridCol w:w="1417"/>
        <w:gridCol w:w="1129"/>
      </w:tblGrid>
      <w:tr w:rsidR="003C5601">
        <w:trPr>
          <w:trHeight w:val="44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Tissue</w:t>
            </w:r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Sequencing Chemistry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Total Read Number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Lab Accession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Accession Number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Coverage (X)</w:t>
            </w:r>
          </w:p>
        </w:tc>
      </w:tr>
      <w:tr w:rsidR="003C5601">
        <w:trPr>
          <w:trHeight w:val="44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Genomics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10X Genomics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648,546,716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KH-4260-0006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SRR8519110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141.48</w:t>
            </w:r>
          </w:p>
        </w:tc>
      </w:tr>
      <w:tr w:rsidR="003C5601">
        <w:trPr>
          <w:trHeight w:val="44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Genomics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 xml:space="preserve">180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bp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Paired-end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530,601,282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 xml:space="preserve">SL84794 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SRR8519115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96.43</w:t>
            </w:r>
          </w:p>
        </w:tc>
      </w:tr>
      <w:tr w:rsidR="003C5601">
        <w:trPr>
          <w:trHeight w:val="44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Genomics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 xml:space="preserve">180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bp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Paired-end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318,356,186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SL115013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SRR8519114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57.86</w:t>
            </w:r>
          </w:p>
        </w:tc>
      </w:tr>
      <w:tr w:rsidR="003C5601">
        <w:trPr>
          <w:trHeight w:val="44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Genomics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 xml:space="preserve">400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bp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Paired-end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237,879,494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SL84795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SRR8519113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43.12</w:t>
            </w:r>
          </w:p>
        </w:tc>
      </w:tr>
      <w:tr w:rsidR="003C5601">
        <w:trPr>
          <w:trHeight w:val="44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Genomics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 xml:space="preserve">750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bp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Paired-end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118,008,914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SL84796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SRR8519112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21.40</w:t>
            </w:r>
          </w:p>
        </w:tc>
      </w:tr>
      <w:tr w:rsidR="003C5601">
        <w:trPr>
          <w:trHeight w:val="44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Genomics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 xml:space="preserve">3-5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kbp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Mate-pair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344,803,888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SL85812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SRR8519119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60.77</w:t>
            </w:r>
          </w:p>
        </w:tc>
      </w:tr>
      <w:tr w:rsidR="003C5601">
        <w:trPr>
          <w:trHeight w:val="44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Genomics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 xml:space="preserve">5-7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kbp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Mate-pair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352,639,094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SL85813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SRR8519118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64.04</w:t>
            </w:r>
          </w:p>
        </w:tc>
      </w:tr>
      <w:tr w:rsidR="003C5601">
        <w:trPr>
          <w:trHeight w:val="22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Plume</w:t>
            </w:r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sz w:val="20"/>
                <w:szCs w:val="20"/>
              </w:rPr>
              <w:t>Transcriptome</w:t>
            </w:r>
            <w:proofErr w:type="spellEnd"/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Paired-end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58,660,044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SL85796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SRR8519117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</w:tr>
      <w:tr w:rsidR="003C5601">
        <w:trPr>
          <w:trHeight w:val="22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Trophosome</w:t>
            </w:r>
            <w:proofErr w:type="spellEnd"/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sz w:val="20"/>
                <w:szCs w:val="20"/>
              </w:rPr>
              <w:t>Transcriptome</w:t>
            </w:r>
            <w:proofErr w:type="spellEnd"/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Paired-end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75,640,660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SL85798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SRR8519111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</w:tr>
      <w:tr w:rsidR="003C5601">
        <w:trPr>
          <w:trHeight w:val="223"/>
        </w:trPr>
        <w:tc>
          <w:tcPr>
            <w:tcW w:w="14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Vestimentum</w:t>
            </w:r>
            <w:proofErr w:type="spellEnd"/>
          </w:p>
        </w:tc>
        <w:tc>
          <w:tcPr>
            <w:tcW w:w="14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sz w:val="20"/>
                <w:szCs w:val="20"/>
              </w:rPr>
              <w:t>Transcriptome</w:t>
            </w:r>
            <w:proofErr w:type="spellEnd"/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Paired-end</w:t>
            </w:r>
          </w:p>
        </w:tc>
        <w:tc>
          <w:tcPr>
            <w:tcW w:w="13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50,537,812</w:t>
            </w:r>
          </w:p>
        </w:tc>
        <w:tc>
          <w:tcPr>
            <w:tcW w:w="12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SL85797</w:t>
            </w:r>
          </w:p>
        </w:tc>
        <w:tc>
          <w:tcPr>
            <w:tcW w:w="14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SRR8519116</w:t>
            </w:r>
          </w:p>
        </w:tc>
        <w:tc>
          <w:tcPr>
            <w:tcW w:w="112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</w:tr>
    </w:tbl>
    <w:p w:rsidR="003C5601" w:rsidRDefault="003C5601">
      <w:pPr>
        <w:pStyle w:val="NormalWeb"/>
        <w:widowControl w:val="0"/>
        <w:rPr>
          <w:rFonts w:ascii="Arial" w:eastAsia="Arial" w:hAnsi="Arial" w:cs="Arial"/>
        </w:rPr>
      </w:pPr>
    </w:p>
    <w:p w:rsidR="003C5601" w:rsidRDefault="0027727E">
      <w:pPr>
        <w:pStyle w:val="Body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</w:p>
    <w:p w:rsidR="003C5601" w:rsidRDefault="0027727E">
      <w:pPr>
        <w:pStyle w:val="Body"/>
      </w:pPr>
      <w:r>
        <w:rPr>
          <w:rFonts w:ascii="Arial Unicode MS" w:eastAsia="Arial Unicode MS" w:hAnsi="Arial Unicode MS" w:cs="Arial Unicode MS"/>
        </w:rPr>
        <w:br w:type="page"/>
      </w:r>
    </w:p>
    <w:p w:rsidR="003C5601" w:rsidRDefault="003C5601">
      <w:pPr>
        <w:pStyle w:val="Body"/>
        <w:sectPr w:rsidR="003C5601">
          <w:headerReference w:type="default" r:id="rId50"/>
          <w:pgSz w:w="12240" w:h="15840"/>
          <w:pgMar w:top="1440" w:right="1440" w:bottom="1440" w:left="1440" w:header="720" w:footer="720" w:gutter="0"/>
          <w:cols w:space="720"/>
        </w:sect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>Table S2.</w:t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</w:rPr>
        <w:t xml:space="preserve">Genome assembly and BUSCO statistics of </w:t>
      </w:r>
      <w:proofErr w:type="spellStart"/>
      <w:r>
        <w:rPr>
          <w:rFonts w:ascii="Arial" w:hAnsi="Arial"/>
          <w:i/>
          <w:iCs/>
        </w:rPr>
        <w:t>Lamellibrachia</w:t>
      </w:r>
      <w:proofErr w:type="spellEnd"/>
      <w:r>
        <w:rPr>
          <w:rFonts w:ascii="Arial" w:hAnsi="Arial"/>
          <w:i/>
          <w:iCs/>
        </w:rPr>
        <w:t xml:space="preserve"> </w:t>
      </w:r>
      <w:proofErr w:type="spellStart"/>
      <w:r>
        <w:rPr>
          <w:rFonts w:ascii="Arial" w:hAnsi="Arial"/>
          <w:i/>
          <w:iCs/>
        </w:rPr>
        <w:t>luymesi</w:t>
      </w:r>
      <w:proofErr w:type="spellEnd"/>
      <w:r>
        <w:rPr>
          <w:rFonts w:ascii="Arial" w:hAnsi="Arial"/>
          <w:i/>
          <w:iCs/>
        </w:rPr>
        <w:t xml:space="preserve"> </w:t>
      </w:r>
      <w:r>
        <w:rPr>
          <w:rFonts w:ascii="Arial" w:hAnsi="Arial"/>
        </w:rPr>
        <w:t xml:space="preserve">compared to other </w:t>
      </w:r>
      <w:proofErr w:type="spellStart"/>
      <w:r>
        <w:rPr>
          <w:rFonts w:ascii="Arial" w:hAnsi="Arial"/>
        </w:rPr>
        <w:t>lophotrochozoan</w:t>
      </w:r>
      <w:proofErr w:type="spellEnd"/>
      <w:r>
        <w:rPr>
          <w:rFonts w:ascii="Arial" w:hAnsi="Arial"/>
        </w:rPr>
        <w:t xml:space="preserve"> genomes</w:t>
      </w:r>
      <w:r>
        <w:rPr>
          <w:rFonts w:ascii="Arial" w:hAnsi="Arial"/>
          <w:i/>
          <w:iCs/>
        </w:rPr>
        <w:t>.</w:t>
      </w:r>
    </w:p>
    <w:p w:rsidR="003C5601" w:rsidRDefault="003C5601">
      <w:pPr>
        <w:pStyle w:val="Body"/>
        <w:rPr>
          <w:rFonts w:ascii="Arial" w:eastAsia="Arial" w:hAnsi="Arial" w:cs="Arial"/>
        </w:rPr>
      </w:pPr>
    </w:p>
    <w:tbl>
      <w:tblPr>
        <w:tblW w:w="1306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194"/>
        <w:gridCol w:w="2166"/>
        <w:gridCol w:w="928"/>
        <w:gridCol w:w="1240"/>
        <w:gridCol w:w="1150"/>
        <w:gridCol w:w="802"/>
        <w:gridCol w:w="1017"/>
        <w:gridCol w:w="971"/>
        <w:gridCol w:w="720"/>
        <w:gridCol w:w="990"/>
        <w:gridCol w:w="990"/>
        <w:gridCol w:w="900"/>
      </w:tblGrid>
      <w:tr w:rsidR="003C5601">
        <w:trPr>
          <w:trHeight w:val="180"/>
        </w:trPr>
        <w:tc>
          <w:tcPr>
            <w:tcW w:w="1194" w:type="dxa"/>
            <w:vMerge w:val="restart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Taxon</w:t>
            </w:r>
          </w:p>
        </w:tc>
        <w:tc>
          <w:tcPr>
            <w:tcW w:w="2166" w:type="dxa"/>
            <w:vMerge w:val="restart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Species Name</w:t>
            </w:r>
          </w:p>
        </w:tc>
        <w:tc>
          <w:tcPr>
            <w:tcW w:w="928" w:type="dxa"/>
            <w:vMerge w:val="restart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 xml:space="preserve"># </w:t>
            </w:r>
            <w:proofErr w:type="spellStart"/>
            <w:proofErr w:type="gramStart"/>
            <w:r>
              <w:rPr>
                <w:rFonts w:ascii="Arial" w:hAnsi="Arial"/>
                <w:b/>
                <w:bCs/>
                <w:sz w:val="16"/>
                <w:szCs w:val="16"/>
              </w:rPr>
              <w:t>contigs</w:t>
            </w:r>
            <w:proofErr w:type="spellEnd"/>
            <w:proofErr w:type="gramEnd"/>
            <w:r>
              <w:rPr>
                <w:rFonts w:ascii="Arial" w:hAnsi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1240" w:type="dxa"/>
            <w:vMerge w:val="restart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 xml:space="preserve">Total length </w:t>
            </w:r>
          </w:p>
        </w:tc>
        <w:tc>
          <w:tcPr>
            <w:tcW w:w="1150" w:type="dxa"/>
            <w:vMerge w:val="restart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 xml:space="preserve">Largest </w:t>
            </w:r>
            <w:proofErr w:type="spellStart"/>
            <w:r>
              <w:rPr>
                <w:rFonts w:ascii="Arial" w:hAnsi="Arial"/>
                <w:b/>
                <w:bCs/>
                <w:sz w:val="16"/>
                <w:szCs w:val="16"/>
              </w:rPr>
              <w:t>contig</w:t>
            </w:r>
            <w:proofErr w:type="spellEnd"/>
          </w:p>
        </w:tc>
        <w:tc>
          <w:tcPr>
            <w:tcW w:w="802" w:type="dxa"/>
            <w:vMerge w:val="restart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GC (%)</w:t>
            </w:r>
          </w:p>
        </w:tc>
        <w:tc>
          <w:tcPr>
            <w:tcW w:w="1017" w:type="dxa"/>
            <w:vMerge w:val="restart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N50</w:t>
            </w:r>
          </w:p>
        </w:tc>
        <w:tc>
          <w:tcPr>
            <w:tcW w:w="4571" w:type="dxa"/>
            <w:gridSpan w:val="5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BUSCO (%)</w:t>
            </w:r>
          </w:p>
        </w:tc>
      </w:tr>
      <w:tr w:rsidR="003C5601">
        <w:trPr>
          <w:trHeight w:val="360"/>
        </w:trPr>
        <w:tc>
          <w:tcPr>
            <w:tcW w:w="1194" w:type="dxa"/>
            <w:vMerge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</w:tcPr>
          <w:p w:rsidR="003C5601" w:rsidRDefault="003C5601"/>
        </w:tc>
        <w:tc>
          <w:tcPr>
            <w:tcW w:w="2166" w:type="dxa"/>
            <w:vMerge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</w:tcPr>
          <w:p w:rsidR="003C5601" w:rsidRDefault="003C5601"/>
        </w:tc>
        <w:tc>
          <w:tcPr>
            <w:tcW w:w="928" w:type="dxa"/>
            <w:vMerge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</w:tcPr>
          <w:p w:rsidR="003C5601" w:rsidRDefault="003C5601"/>
        </w:tc>
        <w:tc>
          <w:tcPr>
            <w:tcW w:w="1240" w:type="dxa"/>
            <w:vMerge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</w:tcPr>
          <w:p w:rsidR="003C5601" w:rsidRDefault="003C5601"/>
        </w:tc>
        <w:tc>
          <w:tcPr>
            <w:tcW w:w="1150" w:type="dxa"/>
            <w:vMerge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</w:tcPr>
          <w:p w:rsidR="003C5601" w:rsidRDefault="003C5601"/>
        </w:tc>
        <w:tc>
          <w:tcPr>
            <w:tcW w:w="802" w:type="dxa"/>
            <w:vMerge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</w:tcPr>
          <w:p w:rsidR="003C5601" w:rsidRDefault="003C5601"/>
        </w:tc>
        <w:tc>
          <w:tcPr>
            <w:tcW w:w="1017" w:type="dxa"/>
            <w:vMerge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</w:tcPr>
          <w:p w:rsidR="003C5601" w:rsidRDefault="003C5601"/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 xml:space="preserve">Complete 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Single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Duplicate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Fragment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Missing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Annelida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Lamellibrachia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lumysi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11,871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687,711,696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2,117,112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40.16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372,990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95.80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93.00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2.80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2.90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1.30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Capitella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teleta</w:t>
            </w:r>
            <w:proofErr w:type="spell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20,803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333,283,208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1,620,044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40.36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188,402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92.30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87.60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4.70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1.10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6.60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Hydroides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elegans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188,407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1,026,046,400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244,066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35.43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17,725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79.90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53.00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26.90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8.80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11.30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Helobdella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robusta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1,991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235,376,169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13,640,604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32.82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3,060,193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85.30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83.80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1.50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3.70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11.00</w:t>
            </w:r>
          </w:p>
        </w:tc>
      </w:tr>
      <w:tr w:rsidR="003C5601">
        <w:trPr>
          <w:trHeight w:val="367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r>
              <w:rPr>
                <w:rFonts w:ascii="Arial" w:hAnsi="Arial"/>
                <w:b/>
                <w:bCs/>
                <w:sz w:val="16"/>
                <w:szCs w:val="16"/>
              </w:rPr>
              <w:t>Phoronida</w:t>
            </w:r>
            <w:proofErr w:type="spellEnd"/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Phoronis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australis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nil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3,983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498,443,662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4,871,659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39.34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655,058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91.90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89.40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2.50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1.30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6.80</w:t>
            </w:r>
          </w:p>
        </w:tc>
      </w:tr>
      <w:tr w:rsidR="003C5601">
        <w:trPr>
          <w:trHeight w:val="367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r>
              <w:rPr>
                <w:rFonts w:ascii="Arial" w:hAnsi="Arial"/>
                <w:b/>
                <w:bCs/>
                <w:sz w:val="16"/>
                <w:szCs w:val="16"/>
              </w:rPr>
              <w:t>Nemertea</w:t>
            </w:r>
            <w:proofErr w:type="spellEnd"/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Notospermus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geniculatus</w:t>
            </w:r>
            <w:proofErr w:type="spellEnd"/>
            <w:proofErr w:type="gramEnd"/>
          </w:p>
        </w:tc>
        <w:tc>
          <w:tcPr>
            <w:tcW w:w="928" w:type="dxa"/>
            <w:tcBorders>
              <w:top w:val="nil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11,108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858,599,399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1,576,180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42.85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239,235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91.90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89.40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2.50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1.30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6.80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Mollusca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Crassostrea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virginica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10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684,723,884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104,168,038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34.83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75,944,018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90.70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88.10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2.60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0.80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8.50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Mollusca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Crassostrea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gigas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7,658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557,717,710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1,964,558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33.42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402,213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90.80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85.70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5.10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0.90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8.30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Mollusca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Bathymodiolus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platifrons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65,662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1,658,191,953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2,790,175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34.17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345,477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89.30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88.00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1.30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2.20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8.50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Mollusca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Mytilus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galloprovincialis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1,002,334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1,500,149,602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67,529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31.77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3,239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91.20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63.00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28.20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0.90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7.90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Mollusca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Octopus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bimaculoides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151,674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2,338,188,782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4,064,693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36.06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485,615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85.80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85.30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0.50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3.40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10.80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Mollusca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Modiolus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philippinarum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74,573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2,629,556,424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715,382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33.96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100,386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85.20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82.70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2.50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4.90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9.90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Mollusca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Mizuhopecten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yessoensis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82,658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987,568,220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7,498,238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36.52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827,226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89.80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87.80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2.00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1.20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9.00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Mollusca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Lottia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gigantea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4,469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359,505,668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9,386,848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33.28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1,870,055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91.30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90.20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1.10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0.90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7.80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r>
              <w:rPr>
                <w:rFonts w:ascii="Arial" w:hAnsi="Arial"/>
                <w:b/>
                <w:bCs/>
                <w:sz w:val="16"/>
                <w:szCs w:val="16"/>
              </w:rPr>
              <w:t>Brachiopoda</w:t>
            </w:r>
            <w:proofErr w:type="spellEnd"/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Lingula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anatina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2,677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406,282,338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2,166,018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36.42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460,090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90.20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70.20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20.00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0.90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8.90</w:t>
            </w:r>
          </w:p>
        </w:tc>
      </w:tr>
      <w:tr w:rsidR="003C5601">
        <w:trPr>
          <w:trHeight w:val="360"/>
        </w:trPr>
        <w:tc>
          <w:tcPr>
            <w:tcW w:w="1194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Rotifer</w:t>
            </w:r>
          </w:p>
        </w:tc>
        <w:tc>
          <w:tcPr>
            <w:tcW w:w="2166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i/>
                <w:iCs/>
                <w:sz w:val="16"/>
                <w:szCs w:val="16"/>
              </w:rPr>
              <w:t>Aplysia</w:t>
            </w:r>
            <w:proofErr w:type="spellEnd"/>
            <w:r>
              <w:rPr>
                <w:rFonts w:ascii="Arial" w:hAnsi="Arial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="Arial" w:hAnsi="Arial"/>
                <w:i/>
                <w:iCs/>
                <w:sz w:val="16"/>
                <w:szCs w:val="16"/>
              </w:rPr>
              <w:t> </w:t>
            </w:r>
            <w:proofErr w:type="spellStart"/>
            <w:r>
              <w:rPr>
                <w:rFonts w:ascii="Arial" w:hAnsi="Arial"/>
                <w:i/>
                <w:iCs/>
                <w:sz w:val="16"/>
                <w:szCs w:val="16"/>
              </w:rPr>
              <w:t>californica</w:t>
            </w:r>
            <w:proofErr w:type="spellEnd"/>
            <w:proofErr w:type="gramEnd"/>
          </w:p>
        </w:tc>
        <w:tc>
          <w:tcPr>
            <w:tcW w:w="92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4,331</w:t>
            </w:r>
          </w:p>
        </w:tc>
        <w:tc>
          <w:tcPr>
            <w:tcW w:w="124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927,296,314</w:t>
            </w:r>
          </w:p>
        </w:tc>
        <w:tc>
          <w:tcPr>
            <w:tcW w:w="115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6,102,535</w:t>
            </w:r>
          </w:p>
        </w:tc>
        <w:tc>
          <w:tcPr>
            <w:tcW w:w="8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40.35</w:t>
            </w:r>
          </w:p>
        </w:tc>
        <w:tc>
          <w:tcPr>
            <w:tcW w:w="1017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917,541</w:t>
            </w:r>
          </w:p>
        </w:tc>
        <w:tc>
          <w:tcPr>
            <w:tcW w:w="971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88.30</w:t>
            </w:r>
          </w:p>
        </w:tc>
        <w:tc>
          <w:tcPr>
            <w:tcW w:w="72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87.80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0.50</w:t>
            </w:r>
          </w:p>
        </w:tc>
        <w:tc>
          <w:tcPr>
            <w:tcW w:w="9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1.60</w:t>
            </w:r>
          </w:p>
        </w:tc>
        <w:tc>
          <w:tcPr>
            <w:tcW w:w="9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10.10</w:t>
            </w:r>
          </w:p>
        </w:tc>
      </w:tr>
    </w:tbl>
    <w:p w:rsidR="003C5601" w:rsidRDefault="003C5601">
      <w:pPr>
        <w:pStyle w:val="Body"/>
        <w:widowControl w:val="0"/>
        <w:rPr>
          <w:rFonts w:ascii="Arial" w:eastAsia="Arial" w:hAnsi="Arial" w:cs="Arial"/>
        </w:rPr>
      </w:pPr>
    </w:p>
    <w:p w:rsidR="003C5601" w:rsidRDefault="003C5601">
      <w:pPr>
        <w:pStyle w:val="Body"/>
        <w:sectPr w:rsidR="003C5601">
          <w:headerReference w:type="default" r:id="rId51"/>
          <w:pgSz w:w="12240" w:h="15840"/>
          <w:pgMar w:top="1440" w:right="1440" w:bottom="1440" w:left="1440" w:header="720" w:footer="720" w:gutter="0"/>
          <w:cols w:space="720"/>
        </w:sectPr>
      </w:pPr>
    </w:p>
    <w:p w:rsidR="003C5601" w:rsidRDefault="003C5601">
      <w:pPr>
        <w:pStyle w:val="Body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>Table S3.</w:t>
      </w:r>
    </w:p>
    <w:p w:rsidR="003C5601" w:rsidRDefault="0027727E">
      <w:pPr>
        <w:pStyle w:val="NormalWeb"/>
        <w:rPr>
          <w:rFonts w:ascii="Arial" w:eastAsia="Arial" w:hAnsi="Arial" w:cs="Arial"/>
        </w:rPr>
      </w:pPr>
      <w:proofErr w:type="gramStart"/>
      <w:r>
        <w:rPr>
          <w:rFonts w:ascii="Arial" w:hAnsi="Arial"/>
        </w:rPr>
        <w:t>Proteomics and genome assemblies used in comparative analyses.</w:t>
      </w:r>
      <w:proofErr w:type="gramEnd"/>
      <w:r>
        <w:rPr>
          <w:rFonts w:ascii="Arial" w:hAnsi="Arial"/>
        </w:rPr>
        <w:t xml:space="preserve"> </w:t>
      </w:r>
    </w:p>
    <w:tbl>
      <w:tblPr>
        <w:tblW w:w="872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439"/>
        <w:gridCol w:w="2662"/>
        <w:gridCol w:w="1728"/>
        <w:gridCol w:w="2896"/>
      </w:tblGrid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Taxon</w:t>
            </w:r>
          </w:p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Genome source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RefSeq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assembly accession</w:t>
            </w:r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Annelida</w:t>
            </w:r>
          </w:p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Lamellibrachia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luym</w:t>
            </w:r>
            <w:ins w:id="13" w:author="Ken Halanych" w:date="2019-04-30T21:20:00Z">
              <w:r w:rsidR="00083B85">
                <w:rPr>
                  <w:rFonts w:ascii="Arial" w:hAnsi="Arial"/>
                  <w:i/>
                  <w:iCs/>
                  <w:sz w:val="20"/>
                  <w:szCs w:val="20"/>
                </w:rPr>
                <w:t>e</w:t>
              </w:r>
            </w:ins>
            <w:r>
              <w:rPr>
                <w:rFonts w:ascii="Arial" w:hAnsi="Arial"/>
                <w:i/>
                <w:iCs/>
                <w:sz w:val="20"/>
                <w:szCs w:val="20"/>
              </w:rPr>
              <w:t>si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This study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SDWI00000000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Capitella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teleta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GCA_000328365.1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Helobdella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robusta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GCA_000326865.1</w:t>
            </w:r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Mollusca</w:t>
            </w:r>
          </w:p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Lottia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gigantea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GCA_000327385.1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Octopus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bimaculoides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GCA_001194135.1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Chlamys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farreri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Bathymodiolus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platifrons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52" w:history="1">
              <w:r>
                <w:rPr>
                  <w:rStyle w:val="Hyperlink1"/>
                  <w:rFonts w:ascii="Arial" w:hAnsi="Arial"/>
                </w:rPr>
                <w:t>GCA_002080005.1</w:t>
              </w:r>
            </w:hyperlink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Biomphalaria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glabrata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Mizuhopecten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yessoensis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53" w:history="1">
              <w:r>
                <w:rPr>
                  <w:rStyle w:val="Hyperlink1"/>
                  <w:rFonts w:ascii="Arial" w:hAnsi="Arial"/>
                </w:rPr>
                <w:t>GCA_002113885.2</w:t>
              </w:r>
            </w:hyperlink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Modiolus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philippinarum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GCA_000457365.1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Patinopecten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yessoensis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Crassostrea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gigas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GCF_000297895.1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Crassostrea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virginica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54" w:history="1">
              <w:r>
                <w:rPr>
                  <w:rStyle w:val="Hyperlink1"/>
                  <w:rFonts w:ascii="Arial" w:hAnsi="Arial"/>
                </w:rPr>
                <w:t>GCA_002022765.4</w:t>
              </w:r>
            </w:hyperlink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Nemertea</w:t>
            </w:r>
            <w:proofErr w:type="spellEnd"/>
          </w:p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Notospermus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geniculatus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55" w:history="1">
              <w:r>
                <w:rPr>
                  <w:rStyle w:val="Hyperlink1"/>
                  <w:rFonts w:ascii="Arial" w:hAnsi="Arial"/>
                </w:rPr>
                <w:t>GCA_002633025.1</w:t>
              </w:r>
            </w:hyperlink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Phoronida</w:t>
            </w:r>
            <w:proofErr w:type="spellEnd"/>
          </w:p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Phoronis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australis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56" w:history="1">
              <w:r>
                <w:rPr>
                  <w:rStyle w:val="Hyperlink1"/>
                  <w:rFonts w:ascii="Arial" w:hAnsi="Arial"/>
                </w:rPr>
                <w:t>GCA_002633005.1</w:t>
              </w:r>
            </w:hyperlink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Brachiopoda</w:t>
            </w:r>
            <w:proofErr w:type="spellEnd"/>
          </w:p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Lingula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anatina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57" w:history="1">
              <w:r>
                <w:rPr>
                  <w:rStyle w:val="Hyperlink1"/>
                  <w:rFonts w:ascii="Arial" w:hAnsi="Arial"/>
                </w:rPr>
                <w:t>GCA_001039355.2</w:t>
              </w:r>
            </w:hyperlink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Flatworm</w:t>
            </w:r>
          </w:p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Schistosoma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mansoni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58" w:history="1">
              <w:r>
                <w:rPr>
                  <w:rStyle w:val="Hyperlink1"/>
                  <w:rFonts w:ascii="Arial" w:hAnsi="Arial"/>
                </w:rPr>
                <w:t>GCA_000237925.2</w:t>
              </w:r>
            </w:hyperlink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Schmidtea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mediterranea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1"/>
                <w:rFonts w:ascii="Arial" w:hAnsi="Arial"/>
              </w:rPr>
              <w:t>GCA_002600895.1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Macrostomum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lignano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1"/>
                <w:rFonts w:ascii="Arial" w:hAnsi="Arial"/>
              </w:rPr>
              <w:t>GCA_002269645.1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Echinococcus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multilocularis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59" w:history="1">
              <w:r>
                <w:rPr>
                  <w:rStyle w:val="Hyperlink1"/>
                  <w:rFonts w:ascii="Arial" w:hAnsi="Arial"/>
                </w:rPr>
                <w:t>GCA_000469725.3</w:t>
              </w:r>
            </w:hyperlink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Rotifera</w:t>
            </w:r>
            <w:proofErr w:type="spellEnd"/>
          </w:p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Aplysia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californica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60" w:history="1">
              <w:r>
                <w:rPr>
                  <w:rStyle w:val="Hyperlink1"/>
                  <w:rFonts w:ascii="Arial" w:hAnsi="Arial"/>
                </w:rPr>
                <w:t>GCA_000002075.2</w:t>
              </w:r>
            </w:hyperlink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Ecdysozoa</w:t>
            </w:r>
            <w:proofErr w:type="spellEnd"/>
          </w:p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Diphania</w:t>
            </w:r>
            <w:proofErr w:type="spellEnd"/>
            <w:r>
              <w:rPr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0"/>
                <w:szCs w:val="20"/>
              </w:rPr>
              <w:t>pulex</w:t>
            </w:r>
            <w:proofErr w:type="spellEnd"/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hyperlink r:id="rId61" w:history="1">
              <w:r>
                <w:rPr>
                  <w:rStyle w:val="Hyperlink1"/>
                  <w:rFonts w:ascii="Arial" w:hAnsi="Arial"/>
                </w:rPr>
                <w:t>GCA_000187875.1</w:t>
              </w:r>
            </w:hyperlink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6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i/>
                <w:iCs/>
                <w:sz w:val="20"/>
                <w:szCs w:val="20"/>
              </w:rPr>
              <w:t>Drosophila melanogaster</w:t>
            </w:r>
          </w:p>
        </w:tc>
        <w:tc>
          <w:tcPr>
            <w:tcW w:w="17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20"/>
                <w:szCs w:val="20"/>
              </w:rPr>
              <w:t>NCBI</w:t>
            </w:r>
          </w:p>
        </w:tc>
        <w:tc>
          <w:tcPr>
            <w:tcW w:w="28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1"/>
                <w:rFonts w:ascii="Arial" w:hAnsi="Arial"/>
              </w:rPr>
              <w:t>GCA_000001215.4</w:t>
            </w:r>
          </w:p>
        </w:tc>
      </w:tr>
    </w:tbl>
    <w:p w:rsidR="003C5601" w:rsidRDefault="003C5601">
      <w:pPr>
        <w:pStyle w:val="NormalWeb"/>
        <w:widowControl w:val="0"/>
        <w:rPr>
          <w:rFonts w:ascii="Arial" w:eastAsia="Arial" w:hAnsi="Arial" w:cs="Arial"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 xml:space="preserve"> </w:t>
      </w: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rPr>
          <w:rFonts w:ascii="Arial" w:eastAsia="Arial" w:hAnsi="Arial" w:cs="Arial"/>
          <w:b/>
          <w:bCs/>
        </w:rPr>
      </w:pPr>
      <w:r>
        <w:rPr>
          <w:rFonts w:ascii="Arial" w:hAnsi="Arial"/>
          <w:b/>
          <w:bCs/>
        </w:rPr>
        <w:t xml:space="preserve"> Table S4. </w:t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</w:rPr>
        <w:t xml:space="preserve">Repetitive element contained in the </w:t>
      </w:r>
      <w:proofErr w:type="spellStart"/>
      <w:r>
        <w:rPr>
          <w:rFonts w:ascii="Arial" w:hAnsi="Arial"/>
          <w:i/>
          <w:iCs/>
        </w:rPr>
        <w:t>Lamellibrachia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  <w:i/>
          <w:iCs/>
        </w:rPr>
        <w:t>luymesi</w:t>
      </w:r>
      <w:proofErr w:type="spellEnd"/>
      <w:r>
        <w:rPr>
          <w:rFonts w:ascii="Arial" w:hAnsi="Arial"/>
        </w:rPr>
        <w:t xml:space="preserve"> genome</w:t>
      </w: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tbl>
      <w:tblPr>
        <w:tblW w:w="82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700"/>
        <w:gridCol w:w="1098"/>
        <w:gridCol w:w="1302"/>
        <w:gridCol w:w="1578"/>
        <w:gridCol w:w="1582"/>
      </w:tblGrid>
      <w:tr w:rsidR="003C5601">
        <w:trPr>
          <w:trHeight w:val="705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both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both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Subclass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both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Number </w:t>
            </w:r>
            <w:proofErr w:type="gramStart"/>
            <w:r>
              <w:rPr>
                <w:rFonts w:ascii="Arial" w:hAnsi="Arial"/>
                <w:b/>
                <w:bCs/>
                <w:sz w:val="20"/>
                <w:szCs w:val="20"/>
              </w:rPr>
              <w:t>of  elements</w:t>
            </w:r>
            <w:proofErr w:type="gramEnd"/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both"/>
            </w:pPr>
            <w:proofErr w:type="gramStart"/>
            <w:r>
              <w:rPr>
                <w:rFonts w:ascii="Arial" w:hAnsi="Arial"/>
                <w:b/>
                <w:bCs/>
                <w:sz w:val="20"/>
                <w:szCs w:val="20"/>
              </w:rPr>
              <w:t>length</w:t>
            </w:r>
            <w:proofErr w:type="gram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 occupied (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bp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both"/>
            </w:pPr>
            <w:proofErr w:type="gramStart"/>
            <w:r>
              <w:rPr>
                <w:rFonts w:ascii="Arial" w:hAnsi="Arial"/>
                <w:b/>
                <w:bCs/>
                <w:sz w:val="20"/>
                <w:szCs w:val="20"/>
              </w:rPr>
              <w:t>percentage</w:t>
            </w:r>
            <w:proofErr w:type="gram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 of sequence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SINEs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56,783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8,181,892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1.19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LINEs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307,497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96,235,311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13.99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LINE1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1,333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337,473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0.05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LINE2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51,791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18,267,908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2.66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L3/CR1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83,528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33,202,610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4.83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LTR elements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70,108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17,360,126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2.52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DNA elements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442,010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101,825,130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14.81</w:t>
            </w:r>
          </w:p>
        </w:tc>
      </w:tr>
      <w:tr w:rsidR="003C5601">
        <w:trPr>
          <w:trHeight w:val="43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Fonts w:ascii="Arial" w:hAnsi="Arial"/>
                <w:sz w:val="20"/>
                <w:szCs w:val="20"/>
              </w:rPr>
              <w:t>hAT</w:t>
            </w:r>
            <w:proofErr w:type="spellEnd"/>
            <w:proofErr w:type="gramEnd"/>
            <w:r>
              <w:rPr>
                <w:rFonts w:ascii="Arial" w:hAnsi="Arial"/>
                <w:sz w:val="20"/>
                <w:szCs w:val="20"/>
              </w:rPr>
              <w:t>-Charlie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6,246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1,710,664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0.25</w:t>
            </w:r>
          </w:p>
        </w:tc>
      </w:tr>
      <w:tr w:rsidR="003C5601">
        <w:trPr>
          <w:trHeight w:val="43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r>
              <w:rPr>
                <w:rFonts w:ascii="Arial" w:hAnsi="Arial"/>
                <w:sz w:val="20"/>
                <w:szCs w:val="20"/>
              </w:rPr>
              <w:t>TcMar-Tigger</w:t>
            </w:r>
            <w:proofErr w:type="spellEnd"/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4,078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1,496,397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0.22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Unclassified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95,876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17,185,149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2.5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Tot. </w:t>
            </w:r>
            <w:proofErr w:type="gramStart"/>
            <w:r>
              <w:rPr>
                <w:rFonts w:ascii="Arial" w:hAnsi="Arial"/>
                <w:b/>
                <w:bCs/>
                <w:sz w:val="20"/>
                <w:szCs w:val="20"/>
              </w:rPr>
              <w:t>interspersed</w:t>
            </w:r>
            <w:proofErr w:type="gram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repeats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240,787,608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35.01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Small RNA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101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27,655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0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Satellites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813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376,172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0.05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Simple repeats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211,949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13,781,625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</w:tr>
      <w:tr w:rsidR="003C5601">
        <w:trPr>
          <w:trHeight w:val="218"/>
        </w:trPr>
        <w:tc>
          <w:tcPr>
            <w:tcW w:w="270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Low complexity</w:t>
            </w:r>
          </w:p>
        </w:tc>
        <w:tc>
          <w:tcPr>
            <w:tcW w:w="109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30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8,125</w:t>
            </w:r>
          </w:p>
        </w:tc>
        <w:tc>
          <w:tcPr>
            <w:tcW w:w="157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682,495</w:t>
            </w:r>
          </w:p>
        </w:tc>
        <w:tc>
          <w:tcPr>
            <w:tcW w:w="1582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right"/>
            </w:pPr>
            <w:r>
              <w:rPr>
                <w:rFonts w:ascii="Arial" w:hAnsi="Arial"/>
                <w:sz w:val="20"/>
                <w:szCs w:val="20"/>
              </w:rPr>
              <w:t>0.1</w:t>
            </w:r>
          </w:p>
        </w:tc>
      </w:tr>
    </w:tbl>
    <w:p w:rsidR="003C5601" w:rsidRDefault="003C5601">
      <w:pPr>
        <w:pStyle w:val="NormalWeb"/>
        <w:widowControl w:val="0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Body"/>
        <w:rPr>
          <w:rFonts w:ascii="Arial" w:eastAsia="Arial" w:hAnsi="Arial" w:cs="Arial"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>Table S5.</w:t>
      </w:r>
      <w:r>
        <w:rPr>
          <w:rFonts w:ascii="Arial" w:hAnsi="Arial"/>
        </w:rPr>
        <w:t xml:space="preserve"> </w:t>
      </w:r>
    </w:p>
    <w:p w:rsidR="003C5601" w:rsidRDefault="0027727E">
      <w:pPr>
        <w:pStyle w:val="NormalWeb"/>
        <w:rPr>
          <w:rFonts w:ascii="Arial" w:eastAsia="Arial" w:hAnsi="Arial" w:cs="Arial"/>
        </w:rPr>
      </w:pPr>
      <w:proofErr w:type="gramStart"/>
      <w:r>
        <w:rPr>
          <w:rFonts w:ascii="Arial" w:hAnsi="Arial"/>
        </w:rPr>
        <w:t>PANTHER gene family annotation of gene families that are under expansion or contraction as identified by CAFE.</w:t>
      </w:r>
      <w:proofErr w:type="gramEnd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57"/>
        <w:gridCol w:w="1355"/>
        <w:gridCol w:w="1351"/>
        <w:gridCol w:w="5687"/>
      </w:tblGrid>
      <w:tr w:rsidR="003C5601">
        <w:trPr>
          <w:trHeight w:val="286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Fonts w:ascii="Arial" w:hAnsi="Arial"/>
                <w:b/>
                <w:bCs/>
                <w:sz w:val="13"/>
                <w:szCs w:val="13"/>
              </w:rPr>
              <w:t>Orthology</w:t>
            </w:r>
            <w:proofErr w:type="spellEnd"/>
            <w:r>
              <w:rPr>
                <w:rFonts w:ascii="Arial" w:hAnsi="Arial"/>
                <w:b/>
                <w:bCs/>
                <w:sz w:val="13"/>
                <w:szCs w:val="13"/>
              </w:rPr>
              <w:t xml:space="preserve"> Group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 xml:space="preserve">Number of gain and loss 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PANTHER gene family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PANTHER annotation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OG0000040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+23*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PTHR44025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LOW-DENSITY LIPOPROTEIN RECEPTOR-RELATED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OG0000044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+16*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PTHR12011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G-PROTEIN COUPLED RECEPTOR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OG0000059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+25*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PTHR11177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CHITINASE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OG0000062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PTHR28576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PIGGYBAC TRANSPOSABLE ELEMENT-DERIVED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OG0000075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PTHR19325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COMPLEMENT COMPONENT-RELATED SUSHI DOMAIN-CONTAINING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OG0000091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PTHR11119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XANTHINE-URACIL / VITAMIN C PERMEASE FAMILY MEMBER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OG0000118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+30*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PTHR10877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POLYCYSTIN-RELATED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OG0000124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+9*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PTHR13802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MUCIN 4-RELATED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OG0000128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+23*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PTHR10131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TNF RECEPTOR ASSOCIATED FACTOR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OG0000137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+14*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PTHR11908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XANTHINE DEHYDROGENASE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OG0000146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+18*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PTHR11709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MULTI-COPPER OXIDASE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OG0000150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PTHR14647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GALACTOSE-3-O-SULFOTRANSFERASE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OG0000155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+13*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PTHR23033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BETA1</w:t>
            </w:r>
            <w:proofErr w:type="gramStart"/>
            <w:r>
              <w:rPr>
                <w:rFonts w:ascii="Arial" w:hAnsi="Arial"/>
                <w:sz w:val="13"/>
                <w:szCs w:val="13"/>
              </w:rPr>
              <w:t>,3</w:t>
            </w:r>
            <w:proofErr w:type="gramEnd"/>
            <w:r>
              <w:rPr>
                <w:rFonts w:ascii="Arial" w:hAnsi="Arial"/>
                <w:sz w:val="13"/>
                <w:szCs w:val="13"/>
              </w:rPr>
              <w:t>-GALACTOSYLTRANSFERASE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OG0000171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PTHR10283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SOLUTE CARRIER FAMILY 13 MEMBER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OG0000180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+16*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PTHR24039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FIBRILLIN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OG0000183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PTHR14453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PARP/ZINC FINGER CCCH TYPE DOMAIN CONTAINING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OG0000184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+35*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PTHR24221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 xml:space="preserve">ABC TRANSPORTER 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OG0000198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PTHR24033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FAMILY NOT NAMED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OG0000219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+24*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PTHR10579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CALCIUM-ACTIVATED CHLORIDE CHANNEL REGULATOR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OG0000238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+26*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PTHR11039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NEBULIN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OG0000242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PTHR34415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FAMILY NOT NAMED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OG0000247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+15*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PTHR14453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 xml:space="preserve">PARP/ZINC FINGER CCCH </w:t>
            </w:r>
            <w:r>
              <w:rPr>
                <w:rFonts w:ascii="Arial" w:hAnsi="Arial"/>
                <w:sz w:val="13"/>
                <w:szCs w:val="13"/>
              </w:rPr>
              <w:t>TYPE DOMAIN CONTAINING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OG0000250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+29*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PTHR13800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TRANSIENT RECEPTOR POTENTIAL CATION CHANNEL, SUBFAMILY M, MEMBER 6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OG0000262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+16*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PTHR43645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UPF0214 PROTEIN YFEW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OG0000268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+13*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PTHR43998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FILAMIN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OG0000277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+13*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PTHR44131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 xml:space="preserve">CUB DOMAIN-CONTAINING </w:t>
            </w:r>
            <w:r>
              <w:rPr>
                <w:rFonts w:ascii="Arial" w:hAnsi="Arial"/>
                <w:sz w:val="13"/>
                <w:szCs w:val="13"/>
              </w:rPr>
              <w:t>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OG0000287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+18*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PTHR44097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PROTEIN SERRATE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OG0000290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PTHR10166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VOLTAGE-DEPENDENT CALCIUM CHANNEL SUBUNIT ALPHA-2/DELTA-RELATED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OG0000293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+26*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PTHR22605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AAA+ ATPASE, CORE DOMAIN-CONTAINING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OG0000304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+12*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PTHR23097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TUMOR NECROSIS FACTOR</w:t>
            </w:r>
            <w:r>
              <w:rPr>
                <w:rFonts w:ascii="Arial" w:hAnsi="Arial"/>
                <w:sz w:val="13"/>
                <w:szCs w:val="13"/>
              </w:rPr>
              <w:t xml:space="preserve"> RECEPTOR SUPERFAMILY MEMBER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OG0000305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PTHR23232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KRAB DOMAIN C2H2 ZINC FINGER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OG0000307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PTHR18966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IONOTROPIC GLUTAMATE RECEPTOR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OG0000318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PTHR12622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DELTEX-RELATED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OG0000322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PTHR23024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MEMBER OF 'GDXG' FAMILY OF LIPOLYTIC ENZYMES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OG0000324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+8*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PTHR11106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GANGLIOSIDE INDUCED DIFFERENTIATION ASSOCIATED PROTEIN 2-RELATED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OG0000337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+24*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PTHR10887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DNA2/NAM7 HELICASE FAMILY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OG0000342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+25*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PTHR16897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 xml:space="preserve">CARNOSINE N-METHYLTRANSFERASE 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OG0000347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PTHR10796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PATCHED-RELATED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OG0000357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PTHR23302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TRANSMEMBRANE CHANNEL-RELATED</w:t>
            </w:r>
          </w:p>
        </w:tc>
      </w:tr>
      <w:tr w:rsidR="003C5601">
        <w:trPr>
          <w:trHeight w:val="286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OG0000365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PTHR12042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LACTOSYLCERAMIDE 4-ALPHA-</w:t>
            </w:r>
            <w:proofErr w:type="gramStart"/>
            <w:r>
              <w:rPr>
                <w:rFonts w:ascii="Arial" w:hAnsi="Arial"/>
                <w:sz w:val="13"/>
                <w:szCs w:val="13"/>
              </w:rPr>
              <w:t xml:space="preserve">GALACTOSYLTRANSFERASE </w:t>
            </w:r>
            <w:r>
              <w:rPr>
                <w:rFonts w:ascii="Arial" w:hAnsi="Arial"/>
                <w:sz w:val="13"/>
                <w:szCs w:val="13"/>
              </w:rPr>
              <w:t> </w:t>
            </w:r>
            <w:r>
              <w:rPr>
                <w:rFonts w:ascii="Arial" w:hAnsi="Arial"/>
                <w:sz w:val="13"/>
                <w:szCs w:val="13"/>
              </w:rPr>
              <w:t>ALPHA</w:t>
            </w:r>
            <w:proofErr w:type="gramEnd"/>
            <w:r>
              <w:rPr>
                <w:rFonts w:ascii="Arial" w:hAnsi="Arial"/>
                <w:sz w:val="13"/>
                <w:szCs w:val="13"/>
              </w:rPr>
              <w:t>- 1,4-GALACTOSYLTRANSFERASE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OG0000373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+23*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PTHR31649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LD46221P-RELATED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OG0000378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+39*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PTHR13715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RYANODINE RECEPTOR AND IP3 RECEPTOR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OG0000388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+16*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PTHR15600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SACSIN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OG0000398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+13*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PTHR11697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GENERAL TRANSCRIPTION FACTOR 2-RELATED ZINC FINGER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OG0000423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+8*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PTHR44014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FAMILY NOT NAMED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OG0000432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+14*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PTHR14454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GRB2-ASSOCIATED AND REGULATOR OF MAPK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OG0000460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PTHR43905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CONTACTIN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OG0000465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PTHR23130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FERRIC-CHELATE REDUCTASE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OG0000468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+15*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PTHR16897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CARNOSINE N-METHYLTRANSFERASE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OG0000477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PTHR11616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SODIUM/CHLORIDE DEPENDENT TRANSPORTER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OG0000491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PTHR11046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OLIGORIBONUCLEASE, MITOCHONDRIAL</w:t>
            </w:r>
          </w:p>
        </w:tc>
      </w:tr>
      <w:tr w:rsidR="003C5601">
        <w:trPr>
          <w:trHeight w:val="286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OG0000500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+12*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PTHR24106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CASPASE RECRUITMENT DOMAIN-CONTAINING PROTEIN 8/NACHT, LRR AND PYD DOMAINS-CONTAINING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OG0000524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+50*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PTHR19277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PENTRAXIN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OG0000555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+9*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PTHR31009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S-ADENOSYL-L-METHIONINE</w:t>
            </w:r>
            <w:proofErr w:type="gramStart"/>
            <w:r>
              <w:rPr>
                <w:rFonts w:ascii="Arial" w:hAnsi="Arial"/>
                <w:sz w:val="13"/>
                <w:szCs w:val="13"/>
              </w:rPr>
              <w:t>:CARBOXYL</w:t>
            </w:r>
            <w:proofErr w:type="gramEnd"/>
            <w:r>
              <w:rPr>
                <w:rFonts w:ascii="Arial" w:hAnsi="Arial"/>
                <w:sz w:val="13"/>
                <w:szCs w:val="13"/>
              </w:rPr>
              <w:t xml:space="preserve"> METHYLTRANSFERASE FAMILY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OG0000562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+8*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PTHR15698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PHYTANOYL-COA HYDROXYLASE-INTERACTING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OG0000570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PTHR10697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MAMMALIAN EPENDYMIN-RELATED PROTEIN 1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OG0000578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PTHR33748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FAMILY NOT NAMED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OG0000586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+14*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PTHR34153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SI</w:t>
            </w:r>
            <w:proofErr w:type="gramStart"/>
            <w:r>
              <w:rPr>
                <w:rFonts w:ascii="Arial" w:hAnsi="Arial"/>
                <w:sz w:val="13"/>
                <w:szCs w:val="13"/>
              </w:rPr>
              <w:t>:CH211</w:t>
            </w:r>
            <w:proofErr w:type="gramEnd"/>
            <w:r>
              <w:rPr>
                <w:rFonts w:ascii="Arial" w:hAnsi="Arial"/>
                <w:sz w:val="13"/>
                <w:szCs w:val="13"/>
              </w:rPr>
              <w:t>-262H13.3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OG0000592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+41*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PTHR19325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 xml:space="preserve">COMPLEMENT COMPONENT-RELATED </w:t>
            </w:r>
            <w:r>
              <w:rPr>
                <w:rFonts w:ascii="Arial" w:hAnsi="Arial"/>
                <w:sz w:val="13"/>
                <w:szCs w:val="13"/>
              </w:rPr>
              <w:t>SUSHI DOMAIN-CONTAINING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OG0000613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PTHR44854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FIBROCYSTIN-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OG0000617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PTHR19325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COMPLEMENT COMPONENT-RELATED SUSHI DOMAIN-CONTAINING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OG0000640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+28*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PTHR23145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NUCLEOSOMAL BINDING PROTEIN 1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OG0000656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+9*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PTHR19297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 xml:space="preserve">GLYCOSYLTRANSFERASE 14 FAMILY </w:t>
            </w:r>
            <w:r>
              <w:rPr>
                <w:rFonts w:ascii="Arial" w:hAnsi="Arial"/>
                <w:sz w:val="13"/>
                <w:szCs w:val="13"/>
              </w:rPr>
              <w:t>MEMBER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OG0000687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+13*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PTHR24243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G-PROTEIN COUPLED RECEPTOR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OG0000715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PTHR10796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PATCHED-RELATED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OG0000728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+22*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PTHR45240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ZINC METALLOPROTEINASE NAS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OG0000789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+14*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PTHR10773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DNA-DIRECTED RNA POLYMERASES I, II, AND III SUBUNIT RPABC2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OG0000849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+37*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PTHR12673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FACIOGENITAL DYSPLASIA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OG0000862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+23*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PTHR11514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MYC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OG0000917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PTHR31569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ZINC FINGER SWIM DOMAIN-CONTAINING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OG0000927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PTHR44252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 xml:space="preserve">CARBONYL </w:t>
            </w:r>
            <w:proofErr w:type="gramStart"/>
            <w:r>
              <w:rPr>
                <w:rFonts w:ascii="Arial" w:hAnsi="Arial"/>
                <w:sz w:val="13"/>
                <w:szCs w:val="13"/>
              </w:rPr>
              <w:t xml:space="preserve">REDUCTASE </w:t>
            </w:r>
            <w:r>
              <w:rPr>
                <w:rFonts w:ascii="Arial" w:hAnsi="Arial"/>
                <w:sz w:val="13"/>
                <w:szCs w:val="13"/>
              </w:rPr>
              <w:t> </w:t>
            </w:r>
            <w:r>
              <w:rPr>
                <w:rFonts w:ascii="Arial" w:hAnsi="Arial"/>
                <w:sz w:val="13"/>
                <w:szCs w:val="13"/>
              </w:rPr>
              <w:t>NADPH</w:t>
            </w:r>
            <w:proofErr w:type="gramEnd"/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OG0000938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PTHR11360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MONOCARBOXYLATE TRANSPORTER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OG0000943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+39*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PTHR13954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IRE1-RELATED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OG0000987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PTHR24280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CYTOCHROME P450 20A1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OG0001012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+19*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PTHR16897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CARNOSINE N-METHYLTRANSFERASE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OG0001096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PTHR11799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PARAOXONASE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OG0001166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PTHR16897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HISTAMINE N-METHYLTRANSFERASE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OG0001243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+12*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PTHR11903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PROSTAGLANDIN G/H SYNTHASE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OG0001293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+52*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PTHR23194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PYGOPUS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OG0001377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PTHR31513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GLYCINE-RICH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OG0001383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+9*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PTHR20956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HEH2P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OG0001422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+41*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PTHR23259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RIDDLE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OG0001533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+24*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PTHR37558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FAMILY NOT NAMED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OG0001594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PTHR37445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 xml:space="preserve">FAMILY NOT </w:t>
            </w:r>
            <w:r>
              <w:rPr>
                <w:rFonts w:ascii="Arial" w:hAnsi="Arial"/>
                <w:sz w:val="13"/>
                <w:szCs w:val="13"/>
              </w:rPr>
              <w:t>NAMED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OG0001671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+22*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PTHR10199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THROMBOSPONDIN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OG0001730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PTHR24106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NACHT, LRR AND PYD DOMAINS-CONTAINING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OG0001853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+6*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PTHR13627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FUKUTIN RELATED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OG0001862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PTHR11697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GENERAL TRANSCRIPTION FACTOR 2-RELATED ZINC FINGER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OG0001954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PTHR15031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 xml:space="preserve">CARTILAGE INTERMEDIATE LAYER </w:t>
            </w:r>
            <w:proofErr w:type="gramStart"/>
            <w:r>
              <w:rPr>
                <w:rFonts w:ascii="Arial" w:hAnsi="Arial"/>
                <w:sz w:val="13"/>
                <w:szCs w:val="13"/>
              </w:rPr>
              <w:t xml:space="preserve">PROTEIN </w:t>
            </w:r>
            <w:r>
              <w:rPr>
                <w:rFonts w:ascii="Arial" w:hAnsi="Arial"/>
                <w:sz w:val="13"/>
                <w:szCs w:val="13"/>
              </w:rPr>
              <w:t> </w:t>
            </w:r>
            <w:r>
              <w:rPr>
                <w:rFonts w:ascii="Arial" w:hAnsi="Arial"/>
                <w:sz w:val="13"/>
                <w:szCs w:val="13"/>
              </w:rPr>
              <w:t>CLIP</w:t>
            </w:r>
            <w:proofErr w:type="gramEnd"/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OG0002014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+17*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PTHR12419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OTU DOMAIN CONTAINING PROTEIN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OG0002286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+6*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NONE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NA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OG0002380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+6*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NONE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NA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OG0002381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+22*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PTHR11046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OLIGORIBONUCLEASE, MITOCHONDRIAL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OG0002455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+11*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PTHR35558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FAMILY NOT NAMED</w:t>
            </w:r>
          </w:p>
        </w:tc>
      </w:tr>
      <w:tr w:rsidR="003C5601">
        <w:trPr>
          <w:trHeight w:val="160"/>
        </w:trPr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b/>
                <w:bCs/>
                <w:sz w:val="13"/>
                <w:szCs w:val="13"/>
              </w:rPr>
              <w:t>OG0000077</w:t>
            </w:r>
          </w:p>
        </w:tc>
        <w:tc>
          <w:tcPr>
            <w:tcW w:w="135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-10*</w:t>
            </w:r>
          </w:p>
        </w:tc>
        <w:tc>
          <w:tcPr>
            <w:tcW w:w="13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PTHR14918</w:t>
            </w:r>
          </w:p>
        </w:tc>
        <w:tc>
          <w:tcPr>
            <w:tcW w:w="568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Fonts w:ascii="Arial" w:hAnsi="Arial"/>
                <w:sz w:val="13"/>
                <w:szCs w:val="13"/>
              </w:rPr>
              <w:t>PROTEIN SZT2</w:t>
            </w:r>
          </w:p>
        </w:tc>
      </w:tr>
    </w:tbl>
    <w:p w:rsidR="003C5601" w:rsidRDefault="003C5601">
      <w:pPr>
        <w:pStyle w:val="NormalWeb"/>
        <w:widowControl w:val="0"/>
        <w:rPr>
          <w:rFonts w:ascii="Arial" w:eastAsia="Arial" w:hAnsi="Arial" w:cs="Arial"/>
        </w:rPr>
      </w:pPr>
    </w:p>
    <w:p w:rsidR="003C5601" w:rsidRDefault="003C5601">
      <w:pPr>
        <w:pStyle w:val="Body"/>
        <w:spacing w:after="240"/>
        <w:rPr>
          <w:rFonts w:ascii="Arial" w:eastAsia="Arial" w:hAnsi="Arial" w:cs="Arial"/>
        </w:rPr>
      </w:pPr>
    </w:p>
    <w:p w:rsidR="003C5601" w:rsidDel="00083B85" w:rsidRDefault="003C5601">
      <w:pPr>
        <w:pStyle w:val="NormalWeb"/>
        <w:rPr>
          <w:del w:id="14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NormalWeb"/>
        <w:rPr>
          <w:del w:id="15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NormalWeb"/>
        <w:rPr>
          <w:del w:id="16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NormalWeb"/>
        <w:rPr>
          <w:del w:id="17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NormalWeb"/>
        <w:rPr>
          <w:del w:id="18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NormalWeb"/>
        <w:rPr>
          <w:del w:id="19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NormalWeb"/>
        <w:rPr>
          <w:del w:id="20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NormalWeb"/>
        <w:rPr>
          <w:del w:id="21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Body"/>
        <w:rPr>
          <w:del w:id="22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Body"/>
        <w:rPr>
          <w:del w:id="23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Body"/>
        <w:rPr>
          <w:del w:id="24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Body"/>
        <w:rPr>
          <w:del w:id="25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Body"/>
        <w:rPr>
          <w:del w:id="26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Body"/>
        <w:rPr>
          <w:del w:id="27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Body"/>
        <w:rPr>
          <w:del w:id="28" w:author="Ken Halanych" w:date="2019-04-30T21:20:00Z"/>
          <w:rFonts w:ascii="Arial" w:eastAsia="Arial" w:hAnsi="Arial" w:cs="Arial"/>
          <w:b/>
          <w:bCs/>
        </w:rPr>
      </w:pPr>
    </w:p>
    <w:p w:rsidR="003C5601" w:rsidDel="00083B85" w:rsidRDefault="003C5601">
      <w:pPr>
        <w:pStyle w:val="Body"/>
        <w:rPr>
          <w:del w:id="29" w:author="Ken Halanych" w:date="2019-04-30T21:20:00Z"/>
          <w:rFonts w:ascii="Arial" w:eastAsia="Arial" w:hAnsi="Arial" w:cs="Arial"/>
          <w:b/>
          <w:bCs/>
        </w:rPr>
      </w:pPr>
    </w:p>
    <w:p w:rsidR="003C5601" w:rsidRDefault="003C5601">
      <w:pPr>
        <w:pStyle w:val="Body"/>
        <w:rPr>
          <w:rFonts w:ascii="Arial" w:eastAsia="Arial" w:hAnsi="Arial" w:cs="Arial"/>
          <w:b/>
          <w:bCs/>
        </w:rPr>
      </w:pPr>
    </w:p>
    <w:p w:rsidR="003C5601" w:rsidRDefault="003C5601">
      <w:pPr>
        <w:pStyle w:val="Body"/>
        <w:rPr>
          <w:rFonts w:ascii="Arial" w:eastAsia="Arial" w:hAnsi="Arial" w:cs="Arial"/>
          <w:b/>
          <w:bCs/>
        </w:rPr>
      </w:pPr>
    </w:p>
    <w:p w:rsidR="003C5601" w:rsidRDefault="0027727E">
      <w:pPr>
        <w:pStyle w:val="Body"/>
      </w:pPr>
      <w:r>
        <w:rPr>
          <w:rFonts w:ascii="Arial Unicode MS" w:eastAsia="Arial Unicode MS" w:hAnsi="Arial Unicode MS" w:cs="Arial Unicode MS"/>
        </w:rPr>
        <w:br w:type="page"/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  <w:b/>
          <w:bCs/>
        </w:rPr>
        <w:t>Table S6.</w:t>
      </w:r>
    </w:p>
    <w:p w:rsidR="003C5601" w:rsidRDefault="0027727E">
      <w:pPr>
        <w:pStyle w:val="NormalWeb"/>
        <w:rPr>
          <w:rFonts w:ascii="Arial" w:eastAsia="Arial" w:hAnsi="Arial" w:cs="Arial"/>
        </w:rPr>
      </w:pPr>
      <w:r>
        <w:rPr>
          <w:rFonts w:ascii="Arial" w:hAnsi="Arial"/>
        </w:rPr>
        <w:t>Key genes of host genes identified as proteins from proteomic analysis.</w:t>
      </w:r>
      <w:r>
        <w:rPr>
          <w:rFonts w:ascii="Arial" w:hAnsi="Arial"/>
          <w:sz w:val="16"/>
          <w:szCs w:val="16"/>
        </w:rPr>
        <w:t xml:space="preserve"> </w:t>
      </w:r>
    </w:p>
    <w:tbl>
      <w:tblPr>
        <w:tblW w:w="883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818"/>
        <w:gridCol w:w="2790"/>
        <w:gridCol w:w="4230"/>
      </w:tblGrid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Function System</w:t>
            </w:r>
          </w:p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Feature ID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Function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commentRangeStart w:id="30"/>
            <w:proofErr w:type="spellStart"/>
            <w:r>
              <w:rPr>
                <w:rFonts w:ascii="Arial" w:hAnsi="Arial"/>
                <w:b/>
                <w:bCs/>
                <w:sz w:val="16"/>
                <w:szCs w:val="16"/>
              </w:rPr>
              <w:t>Poteosoma</w:t>
            </w:r>
            <w:commentRangeEnd w:id="30"/>
            <w:proofErr w:type="spellEnd"/>
            <w:r w:rsidR="00083B85">
              <w:rPr>
                <w:rStyle w:val="CommentReference"/>
                <w:rFonts w:eastAsia="Arial Unicode MS"/>
                <w:color w:val="auto"/>
              </w:rPr>
              <w:commentReference w:id="30"/>
            </w:r>
          </w:p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LLUY_028786-T1</w:t>
            </w:r>
            <w:r>
              <w:rPr>
                <w:rFonts w:ascii="Arial" w:hAnsi="Arial"/>
                <w:sz w:val="16"/>
                <w:szCs w:val="16"/>
              </w:rPr>
              <w:t> 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 xml:space="preserve">PSMA6; 20S proteasome subunit </w:t>
            </w:r>
            <w:r>
              <w:rPr>
                <w:rFonts w:ascii="Arial" w:hAnsi="Arial"/>
                <w:sz w:val="16"/>
                <w:szCs w:val="16"/>
              </w:rPr>
              <w:t>alpha 1 [EC</w:t>
            </w:r>
            <w:proofErr w:type="gramStart"/>
            <w:r>
              <w:rPr>
                <w:rFonts w:ascii="Arial" w:hAnsi="Arial"/>
                <w:sz w:val="16"/>
                <w:szCs w:val="16"/>
              </w:rPr>
              <w:t>:3.4.25.1</w:t>
            </w:r>
            <w:proofErr w:type="gramEnd"/>
            <w:r>
              <w:rPr>
                <w:rFonts w:ascii="Arial" w:hAnsi="Arial"/>
                <w:sz w:val="16"/>
                <w:szCs w:val="16"/>
              </w:rPr>
              <w:t>]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LLUY_012964-T1</w:t>
            </w:r>
            <w:r>
              <w:rPr>
                <w:rFonts w:ascii="Arial" w:hAnsi="Arial"/>
                <w:sz w:val="16"/>
                <w:szCs w:val="16"/>
              </w:rPr>
              <w:t> 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PSMA2; 20S proteasome subunit alpha 2 [EC</w:t>
            </w:r>
            <w:proofErr w:type="gramStart"/>
            <w:r>
              <w:rPr>
                <w:rFonts w:ascii="Arial" w:hAnsi="Arial"/>
                <w:sz w:val="16"/>
                <w:szCs w:val="16"/>
              </w:rPr>
              <w:t>:3.4.25.1</w:t>
            </w:r>
            <w:proofErr w:type="gramEnd"/>
            <w:r>
              <w:rPr>
                <w:rFonts w:ascii="Arial" w:hAnsi="Arial"/>
                <w:sz w:val="16"/>
                <w:szCs w:val="16"/>
              </w:rPr>
              <w:t>]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LLUY_008627-T1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PSMA4; 20S proteasome subunit alpha 3 [EC</w:t>
            </w:r>
            <w:proofErr w:type="gramStart"/>
            <w:r>
              <w:rPr>
                <w:rFonts w:ascii="Arial" w:hAnsi="Arial"/>
                <w:sz w:val="16"/>
                <w:szCs w:val="16"/>
              </w:rPr>
              <w:t>:3.4.25.1</w:t>
            </w:r>
            <w:proofErr w:type="gramEnd"/>
            <w:r>
              <w:rPr>
                <w:rFonts w:ascii="Arial" w:hAnsi="Arial"/>
                <w:sz w:val="16"/>
                <w:szCs w:val="16"/>
              </w:rPr>
              <w:t>]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LLUY_027290-T1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PSMA7; 20S proteasome subunit alpha 4 [EC</w:t>
            </w:r>
            <w:proofErr w:type="gramStart"/>
            <w:r>
              <w:rPr>
                <w:rFonts w:ascii="Arial" w:hAnsi="Arial"/>
                <w:sz w:val="16"/>
                <w:szCs w:val="16"/>
              </w:rPr>
              <w:t>:3.4.25.1</w:t>
            </w:r>
            <w:proofErr w:type="gramEnd"/>
            <w:r>
              <w:rPr>
                <w:rFonts w:ascii="Arial" w:hAnsi="Arial"/>
                <w:sz w:val="16"/>
                <w:szCs w:val="16"/>
              </w:rPr>
              <w:t>]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LLUY_003537-T1</w:t>
            </w:r>
            <w:r>
              <w:rPr>
                <w:rFonts w:ascii="Arial" w:hAnsi="Arial"/>
                <w:sz w:val="16"/>
                <w:szCs w:val="16"/>
              </w:rPr>
              <w:t> 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 xml:space="preserve">PSMA5; </w:t>
            </w:r>
            <w:r>
              <w:rPr>
                <w:rFonts w:ascii="Arial" w:hAnsi="Arial"/>
                <w:sz w:val="16"/>
                <w:szCs w:val="16"/>
              </w:rPr>
              <w:t>20S proteasome subunit alpha 5 [EC</w:t>
            </w:r>
            <w:proofErr w:type="gramStart"/>
            <w:r>
              <w:rPr>
                <w:rFonts w:ascii="Arial" w:hAnsi="Arial"/>
                <w:sz w:val="16"/>
                <w:szCs w:val="16"/>
              </w:rPr>
              <w:t>:3.4.25.1</w:t>
            </w:r>
            <w:proofErr w:type="gramEnd"/>
            <w:r>
              <w:rPr>
                <w:rFonts w:ascii="Arial" w:hAnsi="Arial"/>
                <w:sz w:val="16"/>
                <w:szCs w:val="16"/>
              </w:rPr>
              <w:t>]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LLUY_040090-T1</w:t>
            </w:r>
            <w:r>
              <w:rPr>
                <w:rFonts w:ascii="Arial" w:hAnsi="Arial"/>
                <w:sz w:val="16"/>
                <w:szCs w:val="16"/>
              </w:rPr>
              <w:t> 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PSMA1; 20S proteasome subunit alpha 6 [EC</w:t>
            </w:r>
            <w:proofErr w:type="gramStart"/>
            <w:r>
              <w:rPr>
                <w:rFonts w:ascii="Arial" w:hAnsi="Arial"/>
                <w:sz w:val="16"/>
                <w:szCs w:val="16"/>
              </w:rPr>
              <w:t>:3.4.25.1</w:t>
            </w:r>
            <w:proofErr w:type="gramEnd"/>
            <w:r>
              <w:rPr>
                <w:rFonts w:ascii="Arial" w:hAnsi="Arial"/>
                <w:sz w:val="16"/>
                <w:szCs w:val="16"/>
              </w:rPr>
              <w:t>]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LLUY_012936-T1</w:t>
            </w:r>
            <w:r>
              <w:rPr>
                <w:rFonts w:ascii="Arial" w:hAnsi="Arial"/>
                <w:sz w:val="16"/>
                <w:szCs w:val="16"/>
              </w:rPr>
              <w:t> 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PSMA3; 20S proteasome subunit alpha 7 [EC</w:t>
            </w:r>
            <w:proofErr w:type="gramStart"/>
            <w:r>
              <w:rPr>
                <w:rFonts w:ascii="Arial" w:hAnsi="Arial"/>
                <w:sz w:val="16"/>
                <w:szCs w:val="16"/>
              </w:rPr>
              <w:t>:3.4.25.1</w:t>
            </w:r>
            <w:proofErr w:type="gramEnd"/>
            <w:r>
              <w:rPr>
                <w:rFonts w:ascii="Arial" w:hAnsi="Arial"/>
                <w:sz w:val="16"/>
                <w:szCs w:val="16"/>
              </w:rPr>
              <w:t>]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LLUY_023805-T1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PSMB3; 20S proteasome subunit beta 1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LLUY_029937-T1</w:t>
            </w:r>
            <w:r>
              <w:rPr>
                <w:rFonts w:ascii="Arial" w:hAnsi="Arial"/>
                <w:sz w:val="16"/>
                <w:szCs w:val="16"/>
              </w:rPr>
              <w:t> 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 xml:space="preserve">PSMB3; 20S proteasome subunit beta 3 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LLUY_002855-T1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PSMB2; 20S proteasome subunit beta 4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LLUY_015520-T1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 xml:space="preserve">PSMB5; 20S proteasome subunit beta 5 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LLUY_022140-T1</w:t>
            </w:r>
            <w:r>
              <w:rPr>
                <w:rFonts w:ascii="Arial" w:hAnsi="Arial"/>
                <w:sz w:val="16"/>
                <w:szCs w:val="16"/>
              </w:rPr>
              <w:t> 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 xml:space="preserve">PSMB1; 20S proteasome subunit beta 6 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LLUY_022807-T1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 xml:space="preserve">PSMB4; 20S proteasome subunit beta 7 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LLUY_003098-T1</w:t>
            </w:r>
            <w:r>
              <w:rPr>
                <w:rFonts w:ascii="Arial" w:hAnsi="Arial"/>
                <w:sz w:val="16"/>
                <w:szCs w:val="16"/>
              </w:rPr>
              <w:t> 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SMD2, RPN1; 26S proteasome regulatory subunit N1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Fonts w:ascii="Arial" w:hAnsi="Arial"/>
                <w:sz w:val="16"/>
                <w:szCs w:val="16"/>
              </w:rPr>
              <w:t>LLUY_026382-T1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62" w:history="1">
              <w:r>
                <w:rPr>
                  <w:rStyle w:val="Hyperlink2"/>
                  <w:rFonts w:ascii="Arial" w:hAnsi="Arial"/>
                  <w:sz w:val="16"/>
                  <w:szCs w:val="16"/>
                </w:rPr>
                <w:t>PSMD7, RPN8; 26S proteasome regulatory subunit N8</w:t>
              </w:r>
            </w:hyperlink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LLUY_017796-T1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EIF3E, INT6; translation initiation factor 3 subunit E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LLUY_014232-T1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HSPA1s; heat shock 70kDa protein 1/2/6/8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LLUY_037621-T1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 xml:space="preserve">HSP90A, </w:t>
            </w:r>
            <w:proofErr w:type="spellStart"/>
            <w:r>
              <w:rPr>
                <w:rStyle w:val="Hyperlink2"/>
                <w:rFonts w:ascii="Arial" w:hAnsi="Arial"/>
                <w:sz w:val="16"/>
                <w:szCs w:val="16"/>
              </w:rPr>
              <w:t>htpG</w:t>
            </w:r>
            <w:proofErr w:type="spellEnd"/>
            <w:r>
              <w:rPr>
                <w:rStyle w:val="Hyperlink2"/>
                <w:rFonts w:ascii="Arial" w:hAnsi="Arial"/>
                <w:sz w:val="16"/>
                <w:szCs w:val="16"/>
              </w:rPr>
              <w:t xml:space="preserve">; molecular chaperone </w:t>
            </w:r>
            <w:proofErr w:type="spellStart"/>
            <w:r>
              <w:rPr>
                <w:rStyle w:val="Hyperlink2"/>
                <w:rFonts w:ascii="Arial" w:hAnsi="Arial"/>
                <w:sz w:val="16"/>
                <w:szCs w:val="16"/>
              </w:rPr>
              <w:t>HtpG</w:t>
            </w:r>
            <w:proofErr w:type="spellEnd"/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LLUY_000099-T1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 xml:space="preserve">HSP90A, </w:t>
            </w:r>
            <w:proofErr w:type="spellStart"/>
            <w:r>
              <w:rPr>
                <w:rStyle w:val="Hyperlink2"/>
                <w:rFonts w:ascii="Arial" w:hAnsi="Arial"/>
                <w:sz w:val="16"/>
                <w:szCs w:val="16"/>
              </w:rPr>
              <w:t>htpG</w:t>
            </w:r>
            <w:proofErr w:type="spellEnd"/>
            <w:r>
              <w:rPr>
                <w:rStyle w:val="Hyperlink2"/>
                <w:rFonts w:ascii="Arial" w:hAnsi="Arial"/>
                <w:sz w:val="16"/>
                <w:szCs w:val="16"/>
              </w:rPr>
              <w:t xml:space="preserve">; molecular chaperone </w:t>
            </w:r>
            <w:proofErr w:type="spellStart"/>
            <w:r>
              <w:rPr>
                <w:rStyle w:val="Hyperlink2"/>
                <w:rFonts w:ascii="Arial" w:hAnsi="Arial"/>
                <w:sz w:val="16"/>
                <w:szCs w:val="16"/>
              </w:rPr>
              <w:t>HtpG</w:t>
            </w:r>
            <w:proofErr w:type="spellEnd"/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 xml:space="preserve"> LLUY_000099-T1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 xml:space="preserve">RAD23, HR23; </w:t>
            </w:r>
            <w:r>
              <w:rPr>
                <w:rStyle w:val="Hyperlink2"/>
                <w:rFonts w:ascii="Arial" w:hAnsi="Arial"/>
                <w:sz w:val="16"/>
                <w:szCs w:val="16"/>
              </w:rPr>
              <w:t>UV excision repair protein RAD23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b/>
                <w:bCs/>
                <w:sz w:val="16"/>
                <w:szCs w:val="16"/>
              </w:rPr>
              <w:t>Lysosome</w:t>
            </w:r>
          </w:p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LLUY_033571-T1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63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cathepsin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C [EC:3.4.14.1]</w:t>
              </w:r>
            </w:hyperlink>
          </w:p>
        </w:tc>
      </w:tr>
      <w:tr w:rsidR="003C5601">
        <w:trPr>
          <w:trHeight w:val="204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vMerge w:val="restart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LLUY_007735-T1, LLUY_007737-T1, LLUY_036642-T1, LLUY_036643-T1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64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cathepsin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B [EC:3.4.22.1]</w:t>
              </w:r>
            </w:hyperlink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vMerge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</w:tcPr>
          <w:p w:rsidR="003C5601" w:rsidRDefault="003C5601"/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</w:tr>
      <w:tr w:rsidR="003C5601">
        <w:trPr>
          <w:trHeight w:val="218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LLUY_009810-T1, LLUY_026908-T1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65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cathepsin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L [EC:3.4.22.15]</w:t>
              </w:r>
            </w:hyperlink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LLUY_012982-T1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66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legumain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[EC:3.4.22.34]</w:t>
              </w:r>
            </w:hyperlink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LLUY_007693-T1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67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cathepsin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F [EC:3.4.22.41]</w:t>
              </w:r>
            </w:hyperlink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LLUY_016715-T1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68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cathepsin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D [EC:3.4.23.5]</w:t>
              </w:r>
            </w:hyperlink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LLUY_023349-T2, LLUY_023349-T1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Style w:val="Hyperlink2"/>
                <w:rFonts w:ascii="Arial" w:hAnsi="Arial"/>
                <w:sz w:val="16"/>
                <w:szCs w:val="16"/>
              </w:rPr>
              <w:t>clathrin</w:t>
            </w:r>
            <w:proofErr w:type="spellEnd"/>
            <w:proofErr w:type="gramEnd"/>
            <w:r>
              <w:rPr>
                <w:rStyle w:val="Hyperlink2"/>
                <w:rFonts w:ascii="Arial" w:hAnsi="Arial"/>
                <w:sz w:val="16"/>
                <w:szCs w:val="16"/>
              </w:rPr>
              <w:t xml:space="preserve"> heavy chain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LLUY_017989-T1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Style w:val="Hyperlink2"/>
                <w:rFonts w:ascii="Arial" w:hAnsi="Arial"/>
                <w:sz w:val="16"/>
                <w:szCs w:val="16"/>
              </w:rPr>
              <w:t>lysosomal</w:t>
            </w:r>
            <w:proofErr w:type="spellEnd"/>
            <w:proofErr w:type="gramEnd"/>
            <w:r>
              <w:rPr>
                <w:rStyle w:val="Hyperlink2"/>
                <w:rFonts w:ascii="Arial" w:hAnsi="Arial"/>
                <w:sz w:val="16"/>
                <w:szCs w:val="16"/>
              </w:rPr>
              <w:t>-associated membrane protein 1/2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 </w:t>
            </w:r>
            <w:r>
              <w:rPr>
                <w:rStyle w:val="Hyperlink2"/>
                <w:rFonts w:ascii="Arial" w:hAnsi="Arial"/>
                <w:sz w:val="16"/>
                <w:szCs w:val="16"/>
              </w:rPr>
              <w:t>LLUY_024617-T1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69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cathepsin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X [EC:3.4.18.1]</w:t>
              </w:r>
            </w:hyperlink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LLUY_002319-T1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70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lysosomal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alpha-</w:t>
              </w:r>
              <w:proofErr w:type="spell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mannosidase</w:t>
              </w:r>
              <w:proofErr w:type="spell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[EC:3.2.1.24]</w:t>
              </w:r>
            </w:hyperlink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LLUY_004297-T1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71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lysosomal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alpha-</w:t>
              </w:r>
              <w:proofErr w:type="spell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glucosidase</w:t>
              </w:r>
              <w:proofErr w:type="spell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[EC:3.2.1.20]</w:t>
              </w:r>
            </w:hyperlink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 </w:t>
            </w:r>
            <w:r>
              <w:rPr>
                <w:rStyle w:val="Hyperlink2"/>
                <w:rFonts w:ascii="Arial" w:hAnsi="Arial"/>
                <w:sz w:val="16"/>
                <w:szCs w:val="16"/>
              </w:rPr>
              <w:t>LLUY_005359-T1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proofErr w:type="gramStart"/>
            <w:r>
              <w:rPr>
                <w:rStyle w:val="Hyperlink2"/>
                <w:rFonts w:ascii="Arial" w:hAnsi="Arial"/>
                <w:sz w:val="16"/>
                <w:szCs w:val="16"/>
              </w:rPr>
              <w:t>saposin</w:t>
            </w:r>
            <w:proofErr w:type="spellEnd"/>
            <w:proofErr w:type="gramEnd"/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LLUY_016480-T1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gramStart"/>
            <w:r>
              <w:rPr>
                <w:rStyle w:val="Hyperlink2"/>
                <w:rFonts w:ascii="Arial" w:hAnsi="Arial"/>
                <w:sz w:val="16"/>
                <w:szCs w:val="16"/>
              </w:rPr>
              <w:t>lysosome</w:t>
            </w:r>
            <w:proofErr w:type="gramEnd"/>
            <w:r>
              <w:rPr>
                <w:rStyle w:val="Hyperlink2"/>
                <w:rFonts w:ascii="Arial" w:hAnsi="Arial"/>
                <w:sz w:val="16"/>
                <w:szCs w:val="16"/>
              </w:rPr>
              <w:t xml:space="preserve"> membrane protein 2</w:t>
            </w:r>
          </w:p>
        </w:tc>
      </w:tr>
      <w:tr w:rsidR="003C5601">
        <w:trPr>
          <w:trHeight w:val="18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LLUY_003890-T1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hyperlink r:id="rId72" w:history="1">
              <w:proofErr w:type="spellStart"/>
              <w:proofErr w:type="gram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cathepsin</w:t>
              </w:r>
              <w:proofErr w:type="spellEnd"/>
              <w:proofErr w:type="gram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A (</w:t>
              </w:r>
              <w:proofErr w:type="spellStart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>carboxypeptidase</w:t>
              </w:r>
              <w:proofErr w:type="spellEnd"/>
              <w:r>
                <w:rPr>
                  <w:rStyle w:val="Hyperlink2"/>
                  <w:rFonts w:ascii="Arial" w:hAnsi="Arial"/>
                  <w:sz w:val="16"/>
                  <w:szCs w:val="16"/>
                </w:rPr>
                <w:t xml:space="preserve"> C) [EC:3.4.16.5]</w:t>
              </w:r>
            </w:hyperlink>
          </w:p>
        </w:tc>
      </w:tr>
      <w:tr w:rsidR="003C5601">
        <w:trPr>
          <w:trHeight w:val="36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b/>
                <w:bCs/>
                <w:sz w:val="16"/>
                <w:szCs w:val="16"/>
              </w:rPr>
              <w:t>Longevity regulating pathway</w:t>
            </w:r>
          </w:p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LLUY_007262-T1, LLUY_014836-T1, LLUY_014856-T1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SOD2; superoxide dismutase, Fe-</w:t>
            </w:r>
            <w:proofErr w:type="spellStart"/>
            <w:r>
              <w:rPr>
                <w:rStyle w:val="Hyperlink2"/>
                <w:rFonts w:ascii="Arial" w:hAnsi="Arial"/>
                <w:sz w:val="16"/>
                <w:szCs w:val="16"/>
              </w:rPr>
              <w:t>Mn</w:t>
            </w:r>
            <w:proofErr w:type="spellEnd"/>
            <w:r>
              <w:rPr>
                <w:rStyle w:val="Hyperlink2"/>
                <w:rFonts w:ascii="Arial" w:hAnsi="Arial"/>
                <w:sz w:val="16"/>
                <w:szCs w:val="16"/>
              </w:rPr>
              <w:t xml:space="preserve"> family [EC</w:t>
            </w:r>
            <w:proofErr w:type="gramStart"/>
            <w:r>
              <w:rPr>
                <w:rStyle w:val="Hyperlink2"/>
                <w:rFonts w:ascii="Arial" w:hAnsi="Arial"/>
                <w:sz w:val="16"/>
                <w:szCs w:val="16"/>
              </w:rPr>
              <w:t>:1.15.1.1</w:t>
            </w:r>
            <w:proofErr w:type="gramEnd"/>
            <w:r>
              <w:rPr>
                <w:rStyle w:val="Hyperlink2"/>
                <w:rFonts w:ascii="Arial" w:hAnsi="Arial"/>
                <w:sz w:val="16"/>
                <w:szCs w:val="16"/>
              </w:rPr>
              <w:t>]</w:t>
            </w:r>
          </w:p>
        </w:tc>
      </w:tr>
      <w:tr w:rsidR="003C5601">
        <w:trPr>
          <w:trHeight w:val="360"/>
        </w:trPr>
        <w:tc>
          <w:tcPr>
            <w:tcW w:w="1818" w:type="dxa"/>
            <w:tcBorders>
              <w:top w:val="single" w:sz="2" w:space="0" w:color="C9C9C9"/>
              <w:left w:val="nil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9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single" w:sz="2" w:space="0" w:color="C9C9C9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LLUY_018867-T1</w:t>
            </w:r>
          </w:p>
        </w:tc>
        <w:tc>
          <w:tcPr>
            <w:tcW w:w="4230" w:type="dxa"/>
            <w:tcBorders>
              <w:top w:val="single" w:sz="2" w:space="0" w:color="C9C9C9"/>
              <w:left w:val="single" w:sz="2" w:space="0" w:color="C9C9C9"/>
              <w:bottom w:val="single" w:sz="2" w:space="0" w:color="C9C9C9"/>
              <w:right w:val="nil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16"/>
                <w:szCs w:val="16"/>
              </w:rPr>
              <w:t>SOD1; superoxide dismutase, Cu-Zn family [EC</w:t>
            </w:r>
            <w:proofErr w:type="gramStart"/>
            <w:r>
              <w:rPr>
                <w:rStyle w:val="Hyperlink2"/>
                <w:rFonts w:ascii="Arial" w:hAnsi="Arial"/>
                <w:sz w:val="16"/>
                <w:szCs w:val="16"/>
              </w:rPr>
              <w:t>:1.15.1.1</w:t>
            </w:r>
            <w:proofErr w:type="gramEnd"/>
            <w:r>
              <w:rPr>
                <w:rStyle w:val="Hyperlink2"/>
                <w:rFonts w:ascii="Arial" w:hAnsi="Arial"/>
                <w:sz w:val="16"/>
                <w:szCs w:val="16"/>
              </w:rPr>
              <w:t>]</w:t>
            </w:r>
          </w:p>
        </w:tc>
      </w:tr>
    </w:tbl>
    <w:p w:rsidR="003C5601" w:rsidRDefault="003C5601">
      <w:pPr>
        <w:pStyle w:val="NormalWeb"/>
        <w:widowControl w:val="0"/>
        <w:rPr>
          <w:rStyle w:val="None"/>
          <w:rFonts w:ascii="Arial" w:eastAsia="Arial" w:hAnsi="Arial" w:cs="Arial"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r>
        <w:rPr>
          <w:rStyle w:val="None"/>
          <w:rFonts w:ascii="Arial" w:hAnsi="Arial"/>
          <w:b/>
          <w:bCs/>
        </w:rPr>
        <w:t>Table S7.</w:t>
      </w: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r>
        <w:rPr>
          <w:rStyle w:val="None"/>
          <w:rFonts w:ascii="Arial" w:hAnsi="Arial"/>
        </w:rPr>
        <w:t xml:space="preserve">Key genes of </w:t>
      </w:r>
      <w:proofErr w:type="spellStart"/>
      <w:r>
        <w:rPr>
          <w:rStyle w:val="None"/>
          <w:rFonts w:ascii="Arial" w:hAnsi="Arial"/>
        </w:rPr>
        <w:t>symbiont</w:t>
      </w:r>
      <w:proofErr w:type="spellEnd"/>
      <w:r>
        <w:rPr>
          <w:rStyle w:val="None"/>
          <w:rFonts w:ascii="Arial" w:hAnsi="Arial"/>
        </w:rPr>
        <w:t xml:space="preserve"> genes identified as proteins from proteomic analysis.</w:t>
      </w:r>
      <w:r>
        <w:rPr>
          <w:rStyle w:val="None"/>
          <w:rFonts w:ascii="Arial" w:hAnsi="Arial"/>
          <w:sz w:val="16"/>
          <w:szCs w:val="16"/>
        </w:rPr>
        <w:t xml:space="preserve"> </w:t>
      </w:r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743"/>
        <w:gridCol w:w="2689"/>
        <w:gridCol w:w="957"/>
        <w:gridCol w:w="3961"/>
      </w:tblGrid>
      <w:tr w:rsidR="003C5601">
        <w:trPr>
          <w:trHeight w:val="36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Function System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Feature ID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Length (</w:t>
            </w:r>
            <w:proofErr w:type="spellStart"/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bp</w:t>
            </w:r>
            <w:proofErr w:type="spellEnd"/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Function</w:t>
            </w:r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proofErr w:type="gramStart"/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rTCA</w:t>
            </w:r>
            <w:proofErr w:type="spellEnd"/>
            <w:proofErr w:type="gramEnd"/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 xml:space="preserve"> Cycle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Lamellibrachia_symbiont.peg.150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1524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Fumarate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hydratase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class I, aerobic (EC 4.2.1.2)</w:t>
            </w:r>
          </w:p>
        </w:tc>
      </w:tr>
      <w:tr w:rsidR="003C5601">
        <w:trPr>
          <w:trHeight w:val="36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Lamellibrachia_symbiont.peg.2185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1911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2-oxoglutarate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oxidoreductase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>, alpha subunit (EC 1.2.7.3)</w:t>
            </w:r>
          </w:p>
        </w:tc>
      </w:tr>
      <w:tr w:rsidR="003C5601">
        <w:trPr>
          <w:trHeight w:val="36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Lamellibrachia_symbiont.peg.2186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954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2-oxoglutarate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oxidoreductase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>, beta subunit (EC 1.2.7.3)</w:t>
            </w:r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Lamellibrachia_symbiont.peg.2943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987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Malate dehydrogenase </w:t>
            </w:r>
            <w:r>
              <w:rPr>
                <w:rStyle w:val="None"/>
                <w:rFonts w:ascii="Arial" w:hAnsi="Arial"/>
                <w:sz w:val="16"/>
                <w:szCs w:val="16"/>
              </w:rPr>
              <w:t>(EC 1.1.1.37)</w:t>
            </w:r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Lamellibrachia_symbiont.peg.986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1161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ATP citrate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lyase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beta chain (EC 4.3.1.8)</w:t>
            </w:r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Lamellibrachia_symbiont.peg.987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870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ATP citrate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lyase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alpha chain (EC 4.3.1.8)</w:t>
            </w:r>
          </w:p>
        </w:tc>
      </w:tr>
      <w:tr w:rsidR="003C5601">
        <w:trPr>
          <w:trHeight w:val="36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Lamellibrachia_symbiont.peg.2924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1167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2-oxoglutarate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oxidoreductase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, alpha </w:t>
            </w:r>
            <w:r>
              <w:rPr>
                <w:rStyle w:val="None"/>
                <w:rFonts w:ascii="Arial" w:hAnsi="Arial"/>
                <w:sz w:val="16"/>
                <w:szCs w:val="16"/>
              </w:rPr>
              <w:t>subunit (EC 1.2.7.3)</w:t>
            </w:r>
          </w:p>
        </w:tc>
      </w:tr>
      <w:tr w:rsidR="003C5601">
        <w:trPr>
          <w:trHeight w:val="36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Lamellibrachia_symbiont.peg.2925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999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2-oxoglutarate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oxidoreductase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>, beta subunit (EC 1.2.7.3)</w:t>
            </w:r>
          </w:p>
        </w:tc>
      </w:tr>
      <w:tr w:rsidR="003C5601">
        <w:trPr>
          <w:trHeight w:val="36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Lamellibrachia_symbiont.peg.2926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570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2-oxoglutarate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oxidoreductase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>, gamma subunit (EC 1.2.7.3)</w:t>
            </w:r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Calvin Cycle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Lamellibrachia_symbiont.peg.2754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1389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Ribulose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bisphosphate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carboxylase (EC 4.1.1.39)</w:t>
            </w:r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Lamellibrachia_symbiont.peg.2757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804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Rubisco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activation protein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CbbQ</w:t>
            </w:r>
            <w:proofErr w:type="spellEnd"/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Lamellibrachia_symbiont.peg.2758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2256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Rubisco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activation protein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CbbO</w:t>
            </w:r>
            <w:proofErr w:type="spellEnd"/>
          </w:p>
        </w:tc>
      </w:tr>
      <w:tr w:rsidR="003C5601">
        <w:trPr>
          <w:trHeight w:val="36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Sulfer</w:t>
            </w:r>
            <w:proofErr w:type="spellEnd"/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Oxidataion</w:t>
            </w:r>
            <w:proofErr w:type="spellEnd"/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Lamellibrachia_symbiont.peg.303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942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Dissimilatory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sulfite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reductase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>, beta subunit (EC 1.8.99.3)</w:t>
            </w:r>
          </w:p>
        </w:tc>
      </w:tr>
      <w:tr w:rsidR="003C5601">
        <w:trPr>
          <w:trHeight w:val="54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 xml:space="preserve">Nitrogen </w:t>
            </w:r>
            <w:proofErr w:type="spellStart"/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Mitobolism</w:t>
            </w:r>
            <w:proofErr w:type="spellEnd"/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Lamellibrachia_symbiont.peg.724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1602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rPr>
                <w:rStyle w:val="None"/>
                <w:rFonts w:ascii="Arial" w:eastAsia="Arial" w:hAnsi="Arial" w:cs="Arial"/>
              </w:rPr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Respiratory nitrate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reductase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beta chain (EC 1.7.99.4Denitrifying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reductase</w:t>
            </w:r>
            <w:proofErr w:type="spellEnd"/>
          </w:p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 </w:t>
            </w:r>
            <w:proofErr w:type="gramStart"/>
            <w:r>
              <w:rPr>
                <w:rStyle w:val="None"/>
                <w:rFonts w:ascii="Arial" w:hAnsi="Arial"/>
                <w:sz w:val="16"/>
                <w:szCs w:val="16"/>
              </w:rPr>
              <w:t>gene</w:t>
            </w:r>
            <w:proofErr w:type="gram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clusters; &lt;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br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>&gt;</w:t>
            </w:r>
            <w:r>
              <w:rPr>
                <w:rStyle w:val="None"/>
                <w:rFonts w:ascii="Arial" w:hAnsi="Arial"/>
                <w:sz w:val="16"/>
                <w:szCs w:val="16"/>
              </w:rPr>
              <w:t>Nitrate and nitrite ammonification</w:t>
            </w:r>
          </w:p>
        </w:tc>
      </w:tr>
      <w:tr w:rsidR="003C5601">
        <w:trPr>
          <w:trHeight w:val="36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Lamellibrachia_symbiont.peg.725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3762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 xml:space="preserve">Respiratory nitrate 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reductase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alpha chain (EC 1.7.99.4)</w:t>
            </w:r>
          </w:p>
        </w:tc>
      </w:tr>
      <w:tr w:rsidR="003C5601">
        <w:trPr>
          <w:trHeight w:val="36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Adhesion-related proteins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Lamellibrachia_symbiont.peg.2820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978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Ankyrin</w:t>
            </w:r>
            <w:proofErr w:type="spellEnd"/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Lamellibrachia_symbiont.peg.2856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3813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Fibronectin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 xml:space="preserve"> </w:t>
            </w:r>
            <w:r>
              <w:rPr>
                <w:rStyle w:val="None"/>
                <w:rFonts w:ascii="Arial" w:hAnsi="Arial"/>
                <w:sz w:val="16"/>
                <w:szCs w:val="16"/>
              </w:rPr>
              <w:t>type III domain protein</w:t>
            </w:r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Oxidative stress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Lamellibrachia_symbiont.peg.1649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582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Superoxide dismutase [Fe] (EC 1.15.1.1) (</w:t>
            </w: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FeSOD</w:t>
            </w:r>
            <w:proofErr w:type="spellEnd"/>
            <w:r>
              <w:rPr>
                <w:rStyle w:val="None"/>
                <w:rFonts w:ascii="Arial" w:hAnsi="Arial"/>
                <w:sz w:val="16"/>
                <w:szCs w:val="16"/>
              </w:rPr>
              <w:t>)</w:t>
            </w:r>
          </w:p>
        </w:tc>
      </w:tr>
      <w:tr w:rsidR="003C5601">
        <w:trPr>
          <w:trHeight w:val="185"/>
        </w:trPr>
        <w:tc>
          <w:tcPr>
            <w:tcW w:w="174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68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Lamellibrachia_symbiont.peg.2936</w:t>
            </w:r>
          </w:p>
        </w:tc>
        <w:tc>
          <w:tcPr>
            <w:tcW w:w="9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134" w:type="dxa"/>
            </w:tcMar>
          </w:tcPr>
          <w:p w:rsidR="003C5601" w:rsidRDefault="0027727E">
            <w:pPr>
              <w:pStyle w:val="NormalWeb"/>
              <w:ind w:right="54"/>
              <w:jc w:val="right"/>
            </w:pPr>
            <w:r>
              <w:rPr>
                <w:rStyle w:val="None"/>
                <w:rFonts w:ascii="Arial" w:hAnsi="Arial"/>
                <w:sz w:val="16"/>
                <w:szCs w:val="16"/>
              </w:rPr>
              <w:t>489</w:t>
            </w:r>
          </w:p>
        </w:tc>
        <w:tc>
          <w:tcPr>
            <w:tcW w:w="396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sz w:val="16"/>
                <w:szCs w:val="16"/>
              </w:rPr>
              <w:t>Rubrerythrin</w:t>
            </w:r>
            <w:proofErr w:type="spellEnd"/>
          </w:p>
        </w:tc>
      </w:tr>
    </w:tbl>
    <w:p w:rsidR="003C5601" w:rsidRDefault="003C5601">
      <w:pPr>
        <w:pStyle w:val="NormalWeb"/>
        <w:widowControl w:val="0"/>
        <w:rPr>
          <w:rStyle w:val="None"/>
          <w:rFonts w:ascii="Arial" w:eastAsia="Arial" w:hAnsi="Arial" w:cs="Arial"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rPr>
          <w:rStyle w:val="None"/>
          <w:rFonts w:ascii="Arial" w:eastAsia="Arial" w:hAnsi="Arial" w:cs="Arial"/>
          <w:b/>
          <w:bCs/>
        </w:rPr>
      </w:pPr>
      <w:r>
        <w:rPr>
          <w:rStyle w:val="None"/>
          <w:rFonts w:ascii="Arial" w:hAnsi="Arial"/>
          <w:b/>
          <w:bCs/>
        </w:rPr>
        <w:t xml:space="preserve">Table S8. </w:t>
      </w:r>
    </w:p>
    <w:p w:rsidR="003C5601" w:rsidRDefault="0027727E">
      <w:pPr>
        <w:pStyle w:val="NormalWeb"/>
        <w:rPr>
          <w:rStyle w:val="None"/>
          <w:rFonts w:ascii="Arial" w:eastAsia="Arial" w:hAnsi="Arial" w:cs="Arial"/>
          <w:b/>
          <w:bCs/>
        </w:rPr>
      </w:pPr>
      <w:proofErr w:type="spellStart"/>
      <w:r>
        <w:rPr>
          <w:rStyle w:val="None"/>
          <w:rFonts w:ascii="Arial" w:hAnsi="Arial"/>
          <w:i/>
          <w:iCs/>
        </w:rPr>
        <w:t>Lamellibrachia</w:t>
      </w:r>
      <w:proofErr w:type="spellEnd"/>
      <w:r>
        <w:rPr>
          <w:rStyle w:val="None"/>
          <w:rFonts w:ascii="Arial" w:hAnsi="Arial"/>
        </w:rPr>
        <w:t xml:space="preserve"> </w:t>
      </w:r>
      <w:proofErr w:type="spellStart"/>
      <w:ins w:id="31" w:author="Ken Halanych" w:date="2019-04-30T21:21:00Z">
        <w:r w:rsidR="00083B85" w:rsidRPr="00083B85">
          <w:rPr>
            <w:rStyle w:val="None"/>
            <w:rFonts w:ascii="Arial" w:hAnsi="Arial"/>
            <w:i/>
            <w:rPrChange w:id="32" w:author="Ken Halanych" w:date="2019-04-30T21:21:00Z">
              <w:rPr>
                <w:rStyle w:val="None"/>
                <w:rFonts w:ascii="Arial" w:hAnsi="Arial"/>
              </w:rPr>
            </w:rPrChange>
          </w:rPr>
          <w:t>luymesi</w:t>
        </w:r>
        <w:proofErr w:type="spellEnd"/>
        <w:r w:rsidR="00083B85">
          <w:rPr>
            <w:rStyle w:val="None"/>
            <w:rFonts w:ascii="Arial" w:hAnsi="Arial"/>
          </w:rPr>
          <w:t xml:space="preserve"> </w:t>
        </w:r>
      </w:ins>
      <w:proofErr w:type="spellStart"/>
      <w:r>
        <w:rPr>
          <w:rStyle w:val="None"/>
          <w:rFonts w:ascii="Arial" w:hAnsi="Arial"/>
        </w:rPr>
        <w:t>Hb</w:t>
      </w:r>
      <w:proofErr w:type="spellEnd"/>
      <w:r>
        <w:rPr>
          <w:rStyle w:val="None"/>
          <w:rFonts w:ascii="Arial" w:hAnsi="Arial"/>
        </w:rPr>
        <w:t xml:space="preserve"> sequences identified that are highly expressed in the </w:t>
      </w:r>
      <w:proofErr w:type="spellStart"/>
      <w:r>
        <w:rPr>
          <w:rStyle w:val="None"/>
          <w:rFonts w:ascii="Arial" w:hAnsi="Arial"/>
        </w:rPr>
        <w:t>trophosome</w:t>
      </w:r>
      <w:proofErr w:type="spellEnd"/>
      <w:r>
        <w:rPr>
          <w:rStyle w:val="None"/>
          <w:rFonts w:ascii="Arial" w:hAnsi="Arial"/>
        </w:rPr>
        <w:t xml:space="preserve"> tissue or as proteins from proteomic data.</w:t>
      </w: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tbl>
      <w:tblPr>
        <w:tblW w:w="755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00"/>
        <w:gridCol w:w="2768"/>
        <w:gridCol w:w="1597"/>
        <w:gridCol w:w="1890"/>
      </w:tblGrid>
      <w:tr w:rsidR="003C5601">
        <w:trPr>
          <w:trHeight w:val="44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>HBs</w:t>
            </w:r>
          </w:p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proofErr w:type="spellStart"/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Lamellibrachia</w:t>
            </w:r>
            <w:proofErr w:type="spellEnd"/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luymsei</w:t>
            </w:r>
            <w:proofErr w:type="spellEnd"/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>Hbs</w:t>
            </w:r>
            <w:proofErr w:type="spellEnd"/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>Differential expressed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>Mass spectrum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>A1 Chain</w:t>
            </w:r>
          </w:p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LLUY_034331-T1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LLUY_034332-T1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>A2 Chain</w:t>
            </w:r>
          </w:p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LLUY_034333-T1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>B2 Chain</w:t>
            </w:r>
          </w:p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LLUY_029258-T1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B1 Chain</w:t>
            </w:r>
          </w:p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LLUY_004752-T1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LLUY_004753-T1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LLUY_005026-T1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LLUY_005027-T1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LLUY_005030-T1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LLUY_005031-T1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LLUY_009666-T1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LLUY_009670-T1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LLUY_009671-T1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LLUY_009673-T1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LLUY_013447-T1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LLUY_013449-T1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LLUY_017246-T1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LLUY_017247-T1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LLUY_020152-T1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LLUY_026555-T1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LLUY_026556-T1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LLUY_029945-T1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LLUY_032994-T1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LLUY_038743-T1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LLUY_039230-T1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LLUY_040024-T1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LLUY_004634-T1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color w:val="FF0000"/>
                <w:sz w:val="20"/>
                <w:szCs w:val="20"/>
                <w:u w:color="FF000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>Linkers</w:t>
            </w:r>
          </w:p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LLUY_002344-T1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LLUY_024479-T1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LLUY_026441-T1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</w:tr>
      <w:tr w:rsidR="003C5601">
        <w:trPr>
          <w:trHeight w:val="223"/>
        </w:trPr>
        <w:tc>
          <w:tcPr>
            <w:tcW w:w="1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7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LLUY_026443-T1</w:t>
            </w:r>
          </w:p>
        </w:tc>
        <w:tc>
          <w:tcPr>
            <w:tcW w:w="15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  <w:tc>
          <w:tcPr>
            <w:tcW w:w="18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  <w:jc w:val="center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*</w:t>
            </w:r>
          </w:p>
        </w:tc>
      </w:tr>
    </w:tbl>
    <w:p w:rsidR="003C5601" w:rsidRDefault="003C5601">
      <w:pPr>
        <w:pStyle w:val="NormalWeb"/>
        <w:widowControl w:val="0"/>
        <w:rPr>
          <w:rStyle w:val="None"/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r>
        <w:rPr>
          <w:rStyle w:val="None"/>
          <w:rFonts w:ascii="Arial" w:hAnsi="Arial"/>
        </w:rPr>
        <w:t>*: Positive</w:t>
      </w:r>
      <w:proofErr w:type="gramStart"/>
      <w:r>
        <w:rPr>
          <w:rStyle w:val="None"/>
          <w:rFonts w:ascii="Arial" w:hAnsi="Arial"/>
        </w:rPr>
        <w:t>;</w:t>
      </w:r>
      <w:proofErr w:type="gramEnd"/>
      <w:r>
        <w:rPr>
          <w:rStyle w:val="None"/>
          <w:rFonts w:ascii="Arial" w:hAnsi="Arial"/>
        </w:rPr>
        <w:t xml:space="preserve"> x: negative.</w:t>
      </w: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r>
        <w:rPr>
          <w:rStyle w:val="None"/>
          <w:rFonts w:ascii="Arial" w:hAnsi="Arial"/>
        </w:rPr>
        <w:t>Sequences with putative free-</w:t>
      </w:r>
      <w:proofErr w:type="spellStart"/>
      <w:r>
        <w:rPr>
          <w:rStyle w:val="None"/>
          <w:rFonts w:ascii="Arial" w:hAnsi="Arial"/>
        </w:rPr>
        <w:t>cystenine</w:t>
      </w:r>
      <w:proofErr w:type="spellEnd"/>
      <w:r>
        <w:rPr>
          <w:rStyle w:val="None"/>
          <w:rFonts w:ascii="Arial" w:hAnsi="Arial"/>
        </w:rPr>
        <w:t xml:space="preserve"> were colored as red. </w:t>
      </w: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r>
        <w:rPr>
          <w:rStyle w:val="None"/>
          <w:rFonts w:ascii="Arial" w:hAnsi="Arial"/>
          <w:b/>
          <w:bCs/>
        </w:rPr>
        <w:t>Table S9.</w:t>
      </w: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r>
        <w:rPr>
          <w:rStyle w:val="None"/>
          <w:rFonts w:ascii="Arial" w:hAnsi="Arial"/>
        </w:rPr>
        <w:t xml:space="preserve">Number of unique TLR proteins encoded in </w:t>
      </w:r>
      <w:proofErr w:type="spellStart"/>
      <w:r>
        <w:rPr>
          <w:rStyle w:val="None"/>
          <w:rFonts w:ascii="Arial" w:hAnsi="Arial"/>
        </w:rPr>
        <w:t>lophotrochozoan</w:t>
      </w:r>
      <w:proofErr w:type="spellEnd"/>
      <w:r>
        <w:rPr>
          <w:rStyle w:val="None"/>
          <w:rFonts w:ascii="Arial" w:hAnsi="Arial"/>
        </w:rPr>
        <w:t xml:space="preserve"> genomes. </w:t>
      </w:r>
    </w:p>
    <w:p w:rsidR="003C5601" w:rsidRDefault="003C5601">
      <w:pPr>
        <w:pStyle w:val="Body"/>
        <w:rPr>
          <w:rStyle w:val="None"/>
          <w:rFonts w:ascii="Arial" w:eastAsia="Arial" w:hAnsi="Arial" w:cs="Arial"/>
        </w:rPr>
      </w:pPr>
    </w:p>
    <w:tbl>
      <w:tblPr>
        <w:tblW w:w="917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440"/>
        <w:gridCol w:w="2506"/>
        <w:gridCol w:w="2605"/>
        <w:gridCol w:w="2628"/>
      </w:tblGrid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Taxon</w:t>
            </w:r>
          </w:p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Species</w:t>
            </w:r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Number of TLR identified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Number of RLR identified</w:t>
            </w:r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Annelida</w:t>
            </w:r>
          </w:p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Lamellibrachia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luymesi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33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2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Capitella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telata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3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Helobdella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robusta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3</w:t>
            </w:r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Mollusca</w:t>
            </w:r>
          </w:p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Bathymodiolus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platifrons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61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7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Crassostrea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gigas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61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11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Modiolus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philippinarum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90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2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Mizuhopecten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yessoensis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30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4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Octopus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bimaculoides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5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Patinopecten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yessoensis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22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4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Lottia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gigantea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3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3C5601"/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Crassostrea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virginica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109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8</w:t>
            </w:r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Nemertea</w:t>
            </w:r>
            <w:proofErr w:type="spellEnd"/>
          </w:p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Notospermus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geniculatus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4</w:t>
            </w:r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Phoronida</w:t>
            </w:r>
            <w:proofErr w:type="spellEnd"/>
          </w:p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Phoronis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australis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23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3</w:t>
            </w:r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Brachiopoda</w:t>
            </w:r>
            <w:proofErr w:type="spellEnd"/>
          </w:p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Lingula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anatina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46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13</w:t>
            </w:r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Flatworm</w:t>
            </w:r>
          </w:p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Biomphalaria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glabrata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17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6</w:t>
            </w:r>
          </w:p>
        </w:tc>
      </w:tr>
      <w:tr w:rsidR="003C5601">
        <w:trPr>
          <w:trHeight w:val="223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Rotifera</w:t>
            </w:r>
            <w:proofErr w:type="spellEnd"/>
          </w:p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Aplysia</w:t>
            </w:r>
            <w:proofErr w:type="spellEnd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californica</w:t>
            </w:r>
            <w:proofErr w:type="spellEnd"/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2</w:t>
            </w:r>
          </w:p>
        </w:tc>
      </w:tr>
      <w:tr w:rsidR="003C5601">
        <w:trPr>
          <w:trHeight w:val="282"/>
        </w:trPr>
        <w:tc>
          <w:tcPr>
            <w:tcW w:w="14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Vertebrata</w:t>
            </w:r>
          </w:p>
        </w:tc>
        <w:tc>
          <w:tcPr>
            <w:tcW w:w="25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i/>
                <w:iCs/>
                <w:sz w:val="20"/>
                <w:szCs w:val="20"/>
              </w:rPr>
              <w:t>Homo sapiens</w:t>
            </w:r>
          </w:p>
        </w:tc>
        <w:tc>
          <w:tcPr>
            <w:tcW w:w="260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None"/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  <w:jc w:val="right"/>
            </w:pPr>
            <w:r>
              <w:rPr>
                <w:rStyle w:val="Hyperlink2"/>
                <w:rFonts w:ascii="Arial" w:hAnsi="Arial"/>
              </w:rPr>
              <w:t>3</w:t>
            </w:r>
          </w:p>
        </w:tc>
      </w:tr>
    </w:tbl>
    <w:p w:rsidR="003C5601" w:rsidRDefault="003C5601">
      <w:pPr>
        <w:pStyle w:val="Body"/>
        <w:widowControl w:val="0"/>
        <w:rPr>
          <w:rStyle w:val="None"/>
          <w:rFonts w:ascii="Arial" w:eastAsia="Arial" w:hAnsi="Arial" w:cs="Arial"/>
        </w:rPr>
      </w:pP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r>
        <w:rPr>
          <w:rStyle w:val="None"/>
          <w:rFonts w:ascii="Arial" w:hAnsi="Arial"/>
          <w:b/>
          <w:bCs/>
        </w:rPr>
        <w:t xml:space="preserve"> </w:t>
      </w: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083B85">
      <w:pPr>
        <w:pStyle w:val="NormalWeb"/>
        <w:rPr>
          <w:rStyle w:val="None"/>
          <w:rFonts w:ascii="Arial" w:eastAsia="Arial" w:hAnsi="Arial" w:cs="Arial"/>
          <w:b/>
          <w:bCs/>
        </w:rPr>
      </w:pPr>
      <w:r>
        <w:rPr>
          <w:rStyle w:val="CommentReference"/>
          <w:rFonts w:cs="Times New Roman"/>
          <w:color w:val="auto"/>
        </w:rPr>
        <w:commentReference w:id="33"/>
      </w: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NormalWeb"/>
        <w:rPr>
          <w:rStyle w:val="None"/>
          <w:rFonts w:ascii="Arial" w:eastAsia="Arial" w:hAnsi="Arial" w:cs="Arial"/>
          <w:b/>
          <w:bCs/>
        </w:rPr>
      </w:pPr>
    </w:p>
    <w:p w:rsidR="003C5601" w:rsidRDefault="003C5601">
      <w:pPr>
        <w:pStyle w:val="Body"/>
        <w:rPr>
          <w:rStyle w:val="None"/>
          <w:rFonts w:ascii="Arial" w:eastAsia="Arial" w:hAnsi="Arial" w:cs="Arial"/>
        </w:rPr>
      </w:pPr>
    </w:p>
    <w:p w:rsidR="003C5601" w:rsidRDefault="003C5601">
      <w:pPr>
        <w:pStyle w:val="Body"/>
        <w:rPr>
          <w:rStyle w:val="None"/>
          <w:rFonts w:ascii="Arial" w:eastAsia="Arial" w:hAnsi="Arial" w:cs="Arial"/>
        </w:rPr>
      </w:pP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r>
        <w:rPr>
          <w:rStyle w:val="None"/>
          <w:rFonts w:ascii="Arial" w:hAnsi="Arial"/>
          <w:b/>
          <w:bCs/>
        </w:rPr>
        <w:t>Table S10.</w:t>
      </w: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proofErr w:type="gramStart"/>
      <w:r>
        <w:rPr>
          <w:rStyle w:val="None"/>
          <w:rFonts w:ascii="Arial" w:hAnsi="Arial"/>
        </w:rPr>
        <w:t>Domain requirements for identifying components of TLR pathway.</w:t>
      </w:r>
      <w:proofErr w:type="gramEnd"/>
      <w:r>
        <w:rPr>
          <w:rStyle w:val="None"/>
          <w:rFonts w:ascii="Arial" w:hAnsi="Arial"/>
          <w:sz w:val="16"/>
          <w:szCs w:val="16"/>
        </w:rPr>
        <w:t xml:space="preserve"> </w:t>
      </w:r>
    </w:p>
    <w:tbl>
      <w:tblPr>
        <w:tblW w:w="878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183"/>
        <w:gridCol w:w="7603"/>
      </w:tblGrid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sz w:val="20"/>
                <w:szCs w:val="20"/>
              </w:rPr>
              <w:t>Protein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2"/>
                <w:rFonts w:ascii="Arial" w:hAnsi="Arial"/>
                <w:b/>
                <w:bCs/>
                <w:sz w:val="20"/>
                <w:szCs w:val="20"/>
              </w:rPr>
              <w:t>Domain Requirements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TLR/TOLL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TIR+</w:t>
            </w: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LRR(</w:t>
            </w:r>
            <w:proofErr w:type="gramEnd"/>
            <w:r>
              <w:rPr>
                <w:rStyle w:val="Hyperlink2"/>
                <w:rFonts w:ascii="Arial" w:hAnsi="Arial"/>
                <w:sz w:val="20"/>
                <w:szCs w:val="20"/>
              </w:rPr>
              <w:t>≥</w:t>
            </w:r>
            <w:r>
              <w:rPr>
                <w:rStyle w:val="Hyperlink2"/>
                <w:rFonts w:ascii="Arial" w:hAnsi="Arial"/>
                <w:sz w:val="20"/>
                <w:szCs w:val="20"/>
              </w:rPr>
              <w:t>3)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MYD88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TIR+DEATH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SARM1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Body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TIR+</w:t>
            </w: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SAM(</w:t>
            </w:r>
            <w:proofErr w:type="gramEnd"/>
            <w:r>
              <w:rPr>
                <w:rStyle w:val="Hyperlink2"/>
                <w:rFonts w:ascii="Arial" w:hAnsi="Arial"/>
                <w:sz w:val="20"/>
                <w:szCs w:val="20"/>
              </w:rPr>
              <w:t>2)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DDX58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CARD(</w:t>
            </w:r>
            <w:proofErr w:type="gramEnd"/>
            <w:r>
              <w:rPr>
                <w:rStyle w:val="Hyperlink2"/>
                <w:rFonts w:ascii="Arial" w:hAnsi="Arial"/>
                <w:sz w:val="20"/>
                <w:szCs w:val="20"/>
              </w:rPr>
              <w:t>2)+Helicase_ATP_binding+Helicase_C_Terminal+Rig1_Regulatory_Domain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DHX58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Helicase_ATP_binding+Helicase_C_Terminal+Rig1_Regulatory_Domain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IFIH1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CARD(</w:t>
            </w:r>
            <w:proofErr w:type="gramEnd"/>
            <w:r>
              <w:rPr>
                <w:rStyle w:val="Hyperlink2"/>
                <w:rFonts w:ascii="Arial" w:hAnsi="Arial"/>
                <w:sz w:val="20"/>
                <w:szCs w:val="20"/>
              </w:rPr>
              <w:t>2)+Helicase_ATP_binding+Helicase_C_Terminal+Rig1_Regulatory_Domain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TRAF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Hyperlink2"/>
                <w:rFonts w:ascii="Arial" w:hAnsi="Arial"/>
                <w:sz w:val="20"/>
                <w:szCs w:val="20"/>
              </w:rPr>
              <w:t>Zn_Finger+MATH</w:t>
            </w:r>
            <w:proofErr w:type="spellEnd"/>
            <w:r>
              <w:rPr>
                <w:rStyle w:val="Hyperlink2"/>
                <w:rFonts w:ascii="Arial" w:hAnsi="Arial"/>
                <w:sz w:val="20"/>
                <w:szCs w:val="20"/>
              </w:rPr>
              <w:t>/TRAF or Zn_Finger+WD40_</w:t>
            </w: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repeats(</w:t>
            </w:r>
            <w:proofErr w:type="gramEnd"/>
            <w:r>
              <w:rPr>
                <w:rStyle w:val="Hyperlink2"/>
                <w:rFonts w:ascii="Arial" w:hAnsi="Arial"/>
                <w:sz w:val="20"/>
                <w:szCs w:val="20"/>
              </w:rPr>
              <w:t>≥</w:t>
            </w:r>
            <w:r>
              <w:rPr>
                <w:rStyle w:val="Hyperlink2"/>
                <w:rFonts w:ascii="Arial" w:hAnsi="Arial"/>
                <w:sz w:val="20"/>
                <w:szCs w:val="20"/>
              </w:rPr>
              <w:t>3)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NLR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(</w:t>
            </w: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x</w:t>
            </w:r>
            <w:proofErr w:type="gramEnd"/>
            <w:r>
              <w:rPr>
                <w:rStyle w:val="Hyperlink2"/>
                <w:rFonts w:ascii="Arial" w:hAnsi="Arial"/>
                <w:sz w:val="20"/>
                <w:szCs w:val="20"/>
              </w:rPr>
              <w:t>)+NACHT+LRR(</w:t>
            </w:r>
            <w:r>
              <w:rPr>
                <w:rStyle w:val="Hyperlink2"/>
                <w:rFonts w:ascii="Arial" w:hAnsi="Arial"/>
                <w:sz w:val="20"/>
                <w:szCs w:val="20"/>
              </w:rPr>
              <w:t>≥</w:t>
            </w:r>
            <w:r>
              <w:rPr>
                <w:rStyle w:val="Hyperlink2"/>
                <w:rFonts w:ascii="Arial" w:hAnsi="Arial"/>
                <w:sz w:val="20"/>
                <w:szCs w:val="20"/>
              </w:rPr>
              <w:t>3)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IKK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Kinase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IKB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ANK(</w:t>
            </w:r>
            <w:proofErr w:type="gramEnd"/>
            <w:r>
              <w:rPr>
                <w:rStyle w:val="Hyperlink2"/>
                <w:rFonts w:ascii="Arial" w:hAnsi="Arial"/>
                <w:sz w:val="20"/>
                <w:szCs w:val="20"/>
              </w:rPr>
              <w:t>≥</w:t>
            </w:r>
            <w:r>
              <w:rPr>
                <w:rStyle w:val="Hyperlink2"/>
                <w:rFonts w:ascii="Arial" w:hAnsi="Arial"/>
                <w:sz w:val="20"/>
                <w:szCs w:val="20"/>
              </w:rPr>
              <w:t>3)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NFKB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RHD+</w:t>
            </w:r>
            <w:proofErr w:type="gramStart"/>
            <w:r>
              <w:rPr>
                <w:rStyle w:val="Hyperlink2"/>
                <w:rFonts w:ascii="Arial" w:hAnsi="Arial"/>
                <w:sz w:val="20"/>
                <w:szCs w:val="20"/>
              </w:rPr>
              <w:t>ANK(</w:t>
            </w:r>
            <w:proofErr w:type="gramEnd"/>
            <w:r>
              <w:rPr>
                <w:rStyle w:val="Hyperlink2"/>
                <w:rFonts w:ascii="Arial" w:hAnsi="Arial"/>
                <w:sz w:val="20"/>
                <w:szCs w:val="20"/>
              </w:rPr>
              <w:t>≥</w:t>
            </w:r>
            <w:r>
              <w:rPr>
                <w:rStyle w:val="Hyperlink2"/>
                <w:rFonts w:ascii="Arial" w:hAnsi="Arial"/>
                <w:sz w:val="20"/>
                <w:szCs w:val="20"/>
              </w:rPr>
              <w:t>3)+DEATH</w:t>
            </w:r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NEMO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Hyperlink2"/>
                <w:rFonts w:ascii="Arial" w:hAnsi="Arial"/>
                <w:sz w:val="20"/>
                <w:szCs w:val="20"/>
              </w:rPr>
              <w:t>NEMO/</w:t>
            </w:r>
            <w:proofErr w:type="spellStart"/>
            <w:r>
              <w:rPr>
                <w:rStyle w:val="Hyperlink2"/>
                <w:rFonts w:ascii="Arial" w:hAnsi="Arial"/>
                <w:sz w:val="20"/>
                <w:szCs w:val="20"/>
              </w:rPr>
              <w:t>Coiled_coil</w:t>
            </w:r>
            <w:proofErr w:type="spellEnd"/>
          </w:p>
        </w:tc>
      </w:tr>
      <w:tr w:rsidR="003C5601">
        <w:trPr>
          <w:trHeight w:val="223"/>
        </w:trPr>
        <w:tc>
          <w:tcPr>
            <w:tcW w:w="118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r>
              <w:rPr>
                <w:rStyle w:val="None"/>
                <w:rFonts w:ascii="Arial" w:hAnsi="Arial"/>
                <w:b/>
                <w:bCs/>
                <w:i/>
                <w:iCs/>
                <w:sz w:val="20"/>
                <w:szCs w:val="20"/>
              </w:rPr>
              <w:t>IRF</w:t>
            </w:r>
          </w:p>
        </w:tc>
        <w:tc>
          <w:tcPr>
            <w:tcW w:w="760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5601" w:rsidRDefault="0027727E">
            <w:pPr>
              <w:pStyle w:val="NormalWeb"/>
            </w:pPr>
            <w:proofErr w:type="spellStart"/>
            <w:r>
              <w:rPr>
                <w:rStyle w:val="Hyperlink2"/>
                <w:rFonts w:ascii="Arial" w:hAnsi="Arial"/>
                <w:sz w:val="20"/>
                <w:szCs w:val="20"/>
              </w:rPr>
              <w:t>Interferon_regulatroy_factor_DNA_binding_domain</w:t>
            </w:r>
            <w:proofErr w:type="spellEnd"/>
          </w:p>
        </w:tc>
      </w:tr>
    </w:tbl>
    <w:p w:rsidR="003C5601" w:rsidRDefault="003C5601">
      <w:pPr>
        <w:pStyle w:val="NormalWeb"/>
        <w:widowControl w:val="0"/>
        <w:rPr>
          <w:rStyle w:val="None"/>
          <w:rFonts w:ascii="Arial" w:eastAsia="Arial" w:hAnsi="Arial" w:cs="Arial"/>
        </w:rPr>
      </w:pPr>
    </w:p>
    <w:p w:rsidR="003C5601" w:rsidRDefault="003C5601">
      <w:pPr>
        <w:pStyle w:val="Body"/>
        <w:rPr>
          <w:rStyle w:val="None"/>
          <w:rFonts w:ascii="Arial" w:eastAsia="Arial" w:hAnsi="Arial" w:cs="Arial"/>
        </w:rPr>
      </w:pPr>
    </w:p>
    <w:p w:rsidR="003C5601" w:rsidRDefault="003C5601">
      <w:pPr>
        <w:pStyle w:val="Body"/>
        <w:rPr>
          <w:rStyle w:val="None"/>
          <w:rFonts w:ascii="Arial" w:eastAsia="Arial" w:hAnsi="Arial" w:cs="Arial"/>
        </w:rPr>
      </w:pPr>
    </w:p>
    <w:p w:rsidR="003C5601" w:rsidRDefault="003C5601">
      <w:pPr>
        <w:pStyle w:val="Body"/>
        <w:rPr>
          <w:rStyle w:val="None"/>
          <w:rFonts w:ascii="Arial" w:eastAsia="Arial" w:hAnsi="Arial" w:cs="Arial"/>
        </w:rPr>
      </w:pPr>
    </w:p>
    <w:p w:rsidR="003C5601" w:rsidRDefault="0027727E">
      <w:pPr>
        <w:pStyle w:val="Body"/>
        <w:spacing w:after="240"/>
        <w:rPr>
          <w:rStyle w:val="None"/>
          <w:rFonts w:ascii="Arial" w:eastAsia="Arial" w:hAnsi="Arial" w:cs="Arial"/>
        </w:rPr>
      </w:pPr>
      <w:r>
        <w:rPr>
          <w:rStyle w:val="None"/>
          <w:rFonts w:ascii="Arial Unicode MS" w:eastAsia="Arial Unicode MS" w:hAnsi="Arial Unicode MS" w:cs="Arial Unicode MS"/>
        </w:rPr>
        <w:br/>
      </w:r>
      <w:r>
        <w:rPr>
          <w:rStyle w:val="None"/>
          <w:rFonts w:ascii="Arial Unicode MS" w:eastAsia="Arial Unicode MS" w:hAnsi="Arial Unicode MS" w:cs="Arial Unicode MS"/>
        </w:rPr>
        <w:br/>
      </w:r>
      <w:r>
        <w:rPr>
          <w:rStyle w:val="None"/>
          <w:rFonts w:ascii="Arial Unicode MS" w:eastAsia="Arial Unicode MS" w:hAnsi="Arial Unicode MS" w:cs="Arial Unicode MS"/>
        </w:rPr>
        <w:br/>
      </w:r>
      <w:r>
        <w:rPr>
          <w:rStyle w:val="None"/>
          <w:rFonts w:ascii="Arial Unicode MS" w:eastAsia="Arial Unicode MS" w:hAnsi="Arial Unicode MS" w:cs="Arial Unicode MS"/>
        </w:rPr>
        <w:br/>
      </w:r>
    </w:p>
    <w:p w:rsidR="003C5601" w:rsidRDefault="0027727E">
      <w:pPr>
        <w:pStyle w:val="NormalWeb"/>
        <w:rPr>
          <w:rStyle w:val="None"/>
          <w:rFonts w:ascii="Arial" w:eastAsia="Arial" w:hAnsi="Arial" w:cs="Arial"/>
        </w:rPr>
      </w:pPr>
      <w:r>
        <w:rPr>
          <w:rStyle w:val="None"/>
          <w:rFonts w:ascii="Arial" w:eastAsia="Arial" w:hAnsi="Arial" w:cs="Arial"/>
        </w:rPr>
        <w:tab/>
      </w:r>
    </w:p>
    <w:p w:rsidR="003C5601" w:rsidRDefault="0027727E">
      <w:pPr>
        <w:pStyle w:val="Body"/>
        <w:spacing w:after="240"/>
        <w:rPr>
          <w:rStyle w:val="None"/>
          <w:rFonts w:ascii="Arial" w:eastAsia="Arial" w:hAnsi="Arial" w:cs="Arial"/>
        </w:rPr>
      </w:pPr>
      <w:r>
        <w:rPr>
          <w:rStyle w:val="None"/>
          <w:rFonts w:ascii="Arial Unicode MS" w:eastAsia="Arial Unicode MS" w:hAnsi="Arial Unicode MS" w:cs="Arial Unicode MS"/>
        </w:rPr>
        <w:br/>
      </w:r>
    </w:p>
    <w:p w:rsidR="003C5601" w:rsidRDefault="003C5601">
      <w:pPr>
        <w:pStyle w:val="SMcaption"/>
        <w:rPr>
          <w:rStyle w:val="None"/>
          <w:rFonts w:ascii="Arial" w:eastAsia="Arial" w:hAnsi="Arial" w:cs="Arial"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3C5601">
      <w:pPr>
        <w:pStyle w:val="SMcaption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:rsidR="003C5601" w:rsidRDefault="0027727E">
      <w:pPr>
        <w:pStyle w:val="Body"/>
      </w:pPr>
      <w:r>
        <w:rPr>
          <w:rStyle w:val="None"/>
          <w:rFonts w:ascii="Arial Unicode MS" w:eastAsia="Arial Unicode MS" w:hAnsi="Arial Unicode MS" w:cs="Arial Unicode MS"/>
        </w:rPr>
        <w:br w:type="page"/>
      </w:r>
    </w:p>
    <w:sectPr w:rsidR="003C5601">
      <w:headerReference w:type="default" r:id="rId73"/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n Halanych" w:date="2019-04-30T21:12:00Z" w:initials="KH">
    <w:p w:rsidR="00083B85" w:rsidRDefault="00083B85">
      <w:pPr>
        <w:pStyle w:val="CommentText"/>
      </w:pPr>
      <w:r>
        <w:rPr>
          <w:rStyle w:val="CommentReference"/>
        </w:rPr>
        <w:annotationRef/>
      </w:r>
      <w:r>
        <w:t xml:space="preserve">Update </w:t>
      </w:r>
    </w:p>
  </w:comment>
  <w:comment w:id="1" w:author="Ken Halanych" w:date="2019-04-30T21:15:00Z" w:initials="KH">
    <w:p w:rsidR="00083B85" w:rsidRDefault="00083B85">
      <w:pPr>
        <w:pStyle w:val="CommentText"/>
      </w:pPr>
      <w:r>
        <w:rPr>
          <w:rStyle w:val="CommentReference"/>
        </w:rPr>
        <w:annotationRef/>
      </w:r>
      <w:r>
        <w:t>How long will the Yale email address last?</w:t>
      </w:r>
    </w:p>
  </w:comment>
  <w:comment w:id="3" w:author="Ken Halanych" w:date="2019-04-30T21:17:00Z" w:initials="KH">
    <w:p w:rsidR="00083B85" w:rsidRDefault="00083B85">
      <w:pPr>
        <w:pStyle w:val="CommentText"/>
      </w:pPr>
      <w:r>
        <w:rPr>
          <w:rStyle w:val="CommentReference"/>
        </w:rPr>
        <w:annotationRef/>
      </w:r>
      <w:r>
        <w:t>Why is the PNAS logo here again – this seems odd</w:t>
      </w:r>
    </w:p>
    <w:p w:rsidR="00083B85" w:rsidRDefault="00083B85">
      <w:pPr>
        <w:pStyle w:val="CommentText"/>
      </w:pPr>
    </w:p>
    <w:p w:rsidR="00083B85" w:rsidRDefault="00083B85">
      <w:pPr>
        <w:pStyle w:val="CommentText"/>
      </w:pPr>
      <w:r>
        <w:t>Well is it odd the text id duplicated – I had an issue opening this file… it may have messed things up – please check your version of course.</w:t>
      </w:r>
    </w:p>
  </w:comment>
  <w:comment w:id="4" w:author="Ken Halanych" w:date="2019-04-30T21:16:00Z" w:initials="KH">
    <w:p w:rsidR="00083B85" w:rsidRDefault="00083B85">
      <w:pPr>
        <w:pStyle w:val="CommentText"/>
      </w:pPr>
      <w:r>
        <w:rPr>
          <w:rStyle w:val="CommentReference"/>
        </w:rPr>
        <w:annotationRef/>
      </w:r>
      <w:r>
        <w:t>Update title</w:t>
      </w:r>
    </w:p>
  </w:comment>
  <w:comment w:id="5" w:author="Ken Halanych" w:date="2019-04-30T21:18:00Z" w:initials="KH">
    <w:p w:rsidR="00083B85" w:rsidRDefault="00083B85">
      <w:pPr>
        <w:pStyle w:val="CommentText"/>
      </w:pPr>
      <w:r>
        <w:rPr>
          <w:rStyle w:val="CommentReference"/>
        </w:rPr>
        <w:annotationRef/>
      </w:r>
      <w:r>
        <w:t>OK this should be on its own page – then is can be a little bigger</w:t>
      </w:r>
    </w:p>
  </w:comment>
  <w:comment w:id="6" w:author="Ken Halanych" w:date="2019-04-30T21:18:00Z" w:initials="KH">
    <w:p w:rsidR="00083B85" w:rsidRDefault="00083B85">
      <w:pPr>
        <w:pStyle w:val="CommentText"/>
      </w:pPr>
      <w:r>
        <w:rPr>
          <w:rStyle w:val="CommentReference"/>
        </w:rPr>
        <w:annotationRef/>
      </w:r>
      <w:r>
        <w:t>The same put fig S4 on its own page in landscape orientation</w:t>
      </w:r>
    </w:p>
  </w:comment>
  <w:comment w:id="7" w:author="Ken Halanych" w:date="2019-04-30T21:18:00Z" w:initials="KH">
    <w:p w:rsidR="00083B85" w:rsidRDefault="00083B85">
      <w:pPr>
        <w:pStyle w:val="CommentText"/>
      </w:pPr>
      <w:r>
        <w:rPr>
          <w:rStyle w:val="CommentReference"/>
        </w:rPr>
        <w:annotationRef/>
      </w:r>
      <w:r>
        <w:t xml:space="preserve">Again put S5 on its own page with </w:t>
      </w:r>
      <w:proofErr w:type="spellStart"/>
      <w:r>
        <w:t>landscapr</w:t>
      </w:r>
      <w:proofErr w:type="spellEnd"/>
    </w:p>
  </w:comment>
  <w:comment w:id="30" w:author="Ken Halanych" w:date="2019-04-30T21:21:00Z" w:initials="KH">
    <w:p w:rsidR="00083B85" w:rsidRDefault="00083B85">
      <w:pPr>
        <w:pStyle w:val="CommentText"/>
      </w:pPr>
      <w:r>
        <w:rPr>
          <w:rStyle w:val="CommentReference"/>
        </w:rPr>
        <w:annotationRef/>
      </w:r>
      <w:r>
        <w:t>Is this word correct?</w:t>
      </w:r>
    </w:p>
  </w:comment>
  <w:comment w:id="33" w:author="Ken Halanych" w:date="2019-04-30T21:21:00Z" w:initials="KH">
    <w:p w:rsidR="00083B85" w:rsidRDefault="00083B85">
      <w:pPr>
        <w:pStyle w:val="CommentText"/>
      </w:pPr>
      <w:r>
        <w:rPr>
          <w:rStyle w:val="CommentReference"/>
        </w:rPr>
        <w:annotationRef/>
      </w:r>
      <w:r>
        <w:t xml:space="preserve">Fix </w:t>
      </w:r>
      <w:r>
        <w:t>pagination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727E" w:rsidRDefault="0027727E">
      <w:r>
        <w:separator/>
      </w:r>
    </w:p>
  </w:endnote>
  <w:endnote w:type="continuationSeparator" w:id="0">
    <w:p w:rsidR="0027727E" w:rsidRDefault="00277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5601" w:rsidRDefault="003C5601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727E" w:rsidRDefault="0027727E">
      <w:r>
        <w:separator/>
      </w:r>
    </w:p>
  </w:footnote>
  <w:footnote w:type="continuationSeparator" w:id="0">
    <w:p w:rsidR="0027727E" w:rsidRDefault="0027727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5601" w:rsidRDefault="003C5601">
    <w:pPr>
      <w:pStyle w:val="HeaderFoot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5601" w:rsidRDefault="003C5601">
    <w:pPr>
      <w:pStyle w:val="HeaderFoot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5601" w:rsidRDefault="003C5601">
    <w:pPr>
      <w:pStyle w:val="HeaderFoot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5601" w:rsidRDefault="003C5601">
    <w:pPr>
      <w:pStyle w:val="HeaderFoot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5601" w:rsidRDefault="003C5601">
    <w:pPr>
      <w:pStyle w:val="HeaderFooter"/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5601" w:rsidRDefault="003C5601">
    <w:pPr>
      <w:pStyle w:val="HeaderFooter"/>
    </w:pP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5601" w:rsidRDefault="003C5601">
    <w:pPr>
      <w:pStyle w:val="HeaderFooter"/>
    </w:pPr>
  </w:p>
  <w:p w:rsidR="003C5601" w:rsidRDefault="003C5601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isplayBackgroundShape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C5601"/>
    <w:rsid w:val="00083B85"/>
    <w:rsid w:val="0027727E"/>
    <w:rsid w:val="003C5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NormalWeb">
    <w:name w:val="Normal (Web)"/>
    <w:rPr>
      <w:rFonts w:cs="Arial Unicode MS"/>
      <w:color w:val="000000"/>
      <w:sz w:val="24"/>
      <w:szCs w:val="24"/>
      <w:u w:color="000000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rFonts w:ascii="Arial" w:eastAsia="Arial" w:hAnsi="Arial" w:cs="Arial"/>
      <w:color w:val="000000"/>
      <w:sz w:val="22"/>
      <w:szCs w:val="22"/>
      <w:u w:val="single" w:color="000000"/>
    </w:rPr>
  </w:style>
  <w:style w:type="paragraph" w:customStyle="1" w:styleId="SMcaption">
    <w:name w:val="SM caption"/>
    <w:rPr>
      <w:rFonts w:eastAsia="Times New Roman"/>
      <w:color w:val="000000"/>
      <w:sz w:val="24"/>
      <w:szCs w:val="24"/>
      <w:u w:color="000000"/>
    </w:rPr>
  </w:style>
  <w:style w:type="character" w:customStyle="1" w:styleId="Hyperlink1">
    <w:name w:val="Hyperlink.1"/>
    <w:basedOn w:val="Link"/>
    <w:rPr>
      <w:color w:val="000000"/>
      <w:sz w:val="20"/>
      <w:szCs w:val="20"/>
      <w:u w:val="single" w:color="000000"/>
      <w:lang w:val="en-US"/>
    </w:rPr>
  </w:style>
  <w:style w:type="character" w:customStyle="1" w:styleId="None">
    <w:name w:val="None"/>
  </w:style>
  <w:style w:type="character" w:customStyle="1" w:styleId="Hyperlink2">
    <w:name w:val="Hyperlink.2"/>
    <w:basedOn w:val="None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3B8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B85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83B8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3B8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3B85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3B85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3B85"/>
    <w:rPr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NormalWeb">
    <w:name w:val="Normal (Web)"/>
    <w:rPr>
      <w:rFonts w:cs="Arial Unicode MS"/>
      <w:color w:val="000000"/>
      <w:sz w:val="24"/>
      <w:szCs w:val="24"/>
      <w:u w:color="000000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rFonts w:ascii="Arial" w:eastAsia="Arial" w:hAnsi="Arial" w:cs="Arial"/>
      <w:color w:val="000000"/>
      <w:sz w:val="22"/>
      <w:szCs w:val="22"/>
      <w:u w:val="single" w:color="000000"/>
    </w:rPr>
  </w:style>
  <w:style w:type="paragraph" w:customStyle="1" w:styleId="SMcaption">
    <w:name w:val="SM caption"/>
    <w:rPr>
      <w:rFonts w:eastAsia="Times New Roman"/>
      <w:color w:val="000000"/>
      <w:sz w:val="24"/>
      <w:szCs w:val="24"/>
      <w:u w:color="000000"/>
    </w:rPr>
  </w:style>
  <w:style w:type="character" w:customStyle="1" w:styleId="Hyperlink1">
    <w:name w:val="Hyperlink.1"/>
    <w:basedOn w:val="Link"/>
    <w:rPr>
      <w:color w:val="000000"/>
      <w:sz w:val="20"/>
      <w:szCs w:val="20"/>
      <w:u w:val="single" w:color="000000"/>
      <w:lang w:val="en-US"/>
    </w:rPr>
  </w:style>
  <w:style w:type="character" w:customStyle="1" w:styleId="None">
    <w:name w:val="None"/>
  </w:style>
  <w:style w:type="character" w:customStyle="1" w:styleId="Hyperlink2">
    <w:name w:val="Hyperlink.2"/>
    <w:basedOn w:val="None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3B8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B85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83B8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3B8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3B85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3B85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3B85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aperpile.com/c/MnJCyS/WeyQU" TargetMode="External"/><Relationship Id="rId14" Type="http://schemas.openxmlformats.org/officeDocument/2006/relationships/hyperlink" Target="https://paperpile.com/c/MnJCyS/nKHHo" TargetMode="External"/><Relationship Id="rId15" Type="http://schemas.openxmlformats.org/officeDocument/2006/relationships/hyperlink" Target="mailto:yuanning.li@yale.edu" TargetMode="External"/><Relationship Id="rId16" Type="http://schemas.openxmlformats.org/officeDocument/2006/relationships/hyperlink" Target="mailto:Ken@auburn.edu" TargetMode="External"/><Relationship Id="rId17" Type="http://schemas.openxmlformats.org/officeDocument/2006/relationships/hyperlink" Target="https://paperpile.com/c/MnJCyS/n2oBG" TargetMode="External"/><Relationship Id="rId18" Type="http://schemas.openxmlformats.org/officeDocument/2006/relationships/hyperlink" Target="https://paperpile.com/c/MnJCyS/V7qqd" TargetMode="External"/><Relationship Id="rId19" Type="http://schemas.openxmlformats.org/officeDocument/2006/relationships/hyperlink" Target="https://paperpile.com/c/MnJCyS/04ZEc" TargetMode="External"/><Relationship Id="rId63" Type="http://schemas.openxmlformats.org/officeDocument/2006/relationships/hyperlink" Target="https://www.genome.jp/dbget-bin/www_bget?ec:3.4.14.1" TargetMode="External"/><Relationship Id="rId64" Type="http://schemas.openxmlformats.org/officeDocument/2006/relationships/hyperlink" Target="https://www.genome.jp/dbget-bin/www_bget?ec:3.4.22.1" TargetMode="External"/><Relationship Id="rId65" Type="http://schemas.openxmlformats.org/officeDocument/2006/relationships/hyperlink" Target="https://www.genome.jp/dbget-bin/www_bget?ec:3.4.22.15" TargetMode="External"/><Relationship Id="rId66" Type="http://schemas.openxmlformats.org/officeDocument/2006/relationships/hyperlink" Target="https://www.genome.jp/dbget-bin/www_bget?ec:3.4.22.34" TargetMode="External"/><Relationship Id="rId67" Type="http://schemas.openxmlformats.org/officeDocument/2006/relationships/hyperlink" Target="https://www.genome.jp/dbget-bin/www_bget?ec:3.4.22.41" TargetMode="External"/><Relationship Id="rId68" Type="http://schemas.openxmlformats.org/officeDocument/2006/relationships/hyperlink" Target="https://www.genome.jp/dbget-bin/www_bget?ec:3.4.23.5" TargetMode="External"/><Relationship Id="rId69" Type="http://schemas.openxmlformats.org/officeDocument/2006/relationships/hyperlink" Target="https://www.genome.jp/dbget-bin/www_bget?ec:3.4.18.1" TargetMode="External"/><Relationship Id="rId50" Type="http://schemas.openxmlformats.org/officeDocument/2006/relationships/header" Target="header5.xml"/><Relationship Id="rId51" Type="http://schemas.openxmlformats.org/officeDocument/2006/relationships/header" Target="header6.xml"/><Relationship Id="rId52" Type="http://schemas.openxmlformats.org/officeDocument/2006/relationships/hyperlink" Target="https://www.ncbi.nlm.nih.gov/assembly/1062421" TargetMode="External"/><Relationship Id="rId53" Type="http://schemas.openxmlformats.org/officeDocument/2006/relationships/hyperlink" Target="https://www.ncbi.nlm.nih.gov/assembly/1131331" TargetMode="External"/><Relationship Id="rId54" Type="http://schemas.openxmlformats.org/officeDocument/2006/relationships/hyperlink" Target="https://www.ncbi.nlm.nih.gov/assembly/1188741" TargetMode="External"/><Relationship Id="rId55" Type="http://schemas.openxmlformats.org/officeDocument/2006/relationships/hyperlink" Target="https://www.ncbi.nlm.nih.gov/assembly/1369591" TargetMode="External"/><Relationship Id="rId56" Type="http://schemas.openxmlformats.org/officeDocument/2006/relationships/hyperlink" Target="https://www.ncbi.nlm.nih.gov/assembly/1369581" TargetMode="External"/><Relationship Id="rId57" Type="http://schemas.openxmlformats.org/officeDocument/2006/relationships/hyperlink" Target="https://www.ncbi.nlm.nih.gov/assembly/1536921" TargetMode="External"/><Relationship Id="rId58" Type="http://schemas.openxmlformats.org/officeDocument/2006/relationships/hyperlink" Target="https://www.ncbi.nlm.nih.gov/assembly/557858" TargetMode="External"/><Relationship Id="rId59" Type="http://schemas.openxmlformats.org/officeDocument/2006/relationships/hyperlink" Target="https://www.ncbi.nlm.nih.gov/assembly/594471" TargetMode="External"/><Relationship Id="rId40" Type="http://schemas.openxmlformats.org/officeDocument/2006/relationships/image" Target="media/image3.png"/><Relationship Id="rId41" Type="http://schemas.openxmlformats.org/officeDocument/2006/relationships/header" Target="header2.xml"/><Relationship Id="rId42" Type="http://schemas.openxmlformats.org/officeDocument/2006/relationships/image" Target="media/image4.png"/><Relationship Id="rId43" Type="http://schemas.openxmlformats.org/officeDocument/2006/relationships/image" Target="media/image5.png"/><Relationship Id="rId44" Type="http://schemas.openxmlformats.org/officeDocument/2006/relationships/image" Target="media/image6.png"/><Relationship Id="rId45" Type="http://schemas.openxmlformats.org/officeDocument/2006/relationships/header" Target="header3.xml"/><Relationship Id="rId46" Type="http://schemas.openxmlformats.org/officeDocument/2006/relationships/image" Target="media/image7.png"/><Relationship Id="rId47" Type="http://schemas.openxmlformats.org/officeDocument/2006/relationships/header" Target="header4.xml"/><Relationship Id="rId48" Type="http://schemas.openxmlformats.org/officeDocument/2006/relationships/image" Target="media/image8.png"/><Relationship Id="rId49" Type="http://schemas.openxmlformats.org/officeDocument/2006/relationships/image" Target="media/image9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comments" Target="comments.xml"/><Relationship Id="rId9" Type="http://schemas.openxmlformats.org/officeDocument/2006/relationships/hyperlink" Target="mailto:Ken@auburn.edu" TargetMode="External"/><Relationship Id="rId30" Type="http://schemas.openxmlformats.org/officeDocument/2006/relationships/hyperlink" Target="http://paperpile.com/b/MnJCyS/WeyQU" TargetMode="External"/><Relationship Id="rId31" Type="http://schemas.openxmlformats.org/officeDocument/2006/relationships/hyperlink" Target="http://paperpile.com/b/MnJCyS/nKHHo" TargetMode="External"/><Relationship Id="rId32" Type="http://schemas.openxmlformats.org/officeDocument/2006/relationships/hyperlink" Target="http://paperpile.com/b/MnJCyS/JoIS" TargetMode="External"/><Relationship Id="rId33" Type="http://schemas.openxmlformats.org/officeDocument/2006/relationships/hyperlink" Target="http://paperpile.com/b/MnJCyS/Fc2s" TargetMode="External"/><Relationship Id="rId34" Type="http://schemas.openxmlformats.org/officeDocument/2006/relationships/hyperlink" Target="http://paperpile.com/b/MnJCyS/xPD1F" TargetMode="External"/><Relationship Id="rId35" Type="http://schemas.openxmlformats.org/officeDocument/2006/relationships/hyperlink" Target="http://paperpile.com/b/MnJCyS/h9QK" TargetMode="External"/><Relationship Id="rId36" Type="http://schemas.openxmlformats.org/officeDocument/2006/relationships/hyperlink" Target="http://paperpile.com/b/MnJCyS/eJxA" TargetMode="External"/><Relationship Id="rId37" Type="http://schemas.openxmlformats.org/officeDocument/2006/relationships/image" Target="media/image2.pn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70" Type="http://schemas.openxmlformats.org/officeDocument/2006/relationships/hyperlink" Target="https://www.genome.jp/dbget-bin/www_bget?ec:3.2.1.24" TargetMode="External"/><Relationship Id="rId71" Type="http://schemas.openxmlformats.org/officeDocument/2006/relationships/hyperlink" Target="https://www.genome.jp/dbget-bin/www_bget?ec:3.2.1.20" TargetMode="External"/><Relationship Id="rId72" Type="http://schemas.openxmlformats.org/officeDocument/2006/relationships/hyperlink" Target="https://www.genome.jp/dbget-bin/www_bget?ec:3.4.16.5" TargetMode="External"/><Relationship Id="rId20" Type="http://schemas.openxmlformats.org/officeDocument/2006/relationships/hyperlink" Target="https://paperpile.com/c/MnJCyS/WeyQU" TargetMode="External"/><Relationship Id="rId21" Type="http://schemas.openxmlformats.org/officeDocument/2006/relationships/hyperlink" Target="https://paperpile.com/c/MnJCyS/nKHHo" TargetMode="External"/><Relationship Id="rId22" Type="http://schemas.openxmlformats.org/officeDocument/2006/relationships/hyperlink" Target="https://paperpile.com/c/MnJCyS/JoIS+Fc2s" TargetMode="External"/><Relationship Id="rId23" Type="http://schemas.openxmlformats.org/officeDocument/2006/relationships/hyperlink" Target="https://paperpile.com/c/MnJCyS/xPD1F" TargetMode="External"/><Relationship Id="rId24" Type="http://schemas.openxmlformats.org/officeDocument/2006/relationships/hyperlink" Target="https://paperpile.com/c/MnJCyS/h9QK" TargetMode="External"/><Relationship Id="rId25" Type="http://schemas.openxmlformats.org/officeDocument/2006/relationships/hyperlink" Target="https://paperpile.com/c/MnJCyS/eJxA" TargetMode="External"/><Relationship Id="rId26" Type="http://schemas.openxmlformats.org/officeDocument/2006/relationships/hyperlink" Target="https://github.com/mtassia/Homolog_identification" TargetMode="External"/><Relationship Id="rId27" Type="http://schemas.openxmlformats.org/officeDocument/2006/relationships/hyperlink" Target="http://paperpile.com/b/MnJCyS/n2oBG" TargetMode="External"/><Relationship Id="rId28" Type="http://schemas.openxmlformats.org/officeDocument/2006/relationships/hyperlink" Target="http://paperpile.com/b/MnJCyS/V7qqd" TargetMode="External"/><Relationship Id="rId29" Type="http://schemas.openxmlformats.org/officeDocument/2006/relationships/hyperlink" Target="http://paperpile.com/b/MnJCyS/04ZEc" TargetMode="External"/><Relationship Id="rId73" Type="http://schemas.openxmlformats.org/officeDocument/2006/relationships/header" Target="header7.xml"/><Relationship Id="rId74" Type="http://schemas.openxmlformats.org/officeDocument/2006/relationships/fontTable" Target="fontTable.xml"/><Relationship Id="rId75" Type="http://schemas.openxmlformats.org/officeDocument/2006/relationships/theme" Target="theme/theme1.xml"/><Relationship Id="rId60" Type="http://schemas.openxmlformats.org/officeDocument/2006/relationships/hyperlink" Target="https://www.ncbi.nlm.nih.gov/assembly/683478" TargetMode="External"/><Relationship Id="rId61" Type="http://schemas.openxmlformats.org/officeDocument/2006/relationships/hyperlink" Target="https://www.ncbi.nlm.nih.gov/assembly/244278" TargetMode="External"/><Relationship Id="rId62" Type="http://schemas.openxmlformats.org/officeDocument/2006/relationships/hyperlink" Target="https://www.genome.jp/dbget-bin/www_bget?ko:K03038" TargetMode="External"/><Relationship Id="rId10" Type="http://schemas.openxmlformats.org/officeDocument/2006/relationships/hyperlink" Target="https://paperpile.com/c/MnJCyS/n2oBG" TargetMode="External"/><Relationship Id="rId11" Type="http://schemas.openxmlformats.org/officeDocument/2006/relationships/hyperlink" Target="https://paperpile.com/c/MnJCyS/V7qqd" TargetMode="External"/><Relationship Id="rId12" Type="http://schemas.openxmlformats.org/officeDocument/2006/relationships/hyperlink" Target="https://paperpile.com/c/MnJCyS/04ZEc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5047</Words>
  <Characters>28774</Characters>
  <Application>Microsoft Macintosh Word</Application>
  <DocSecurity>0</DocSecurity>
  <Lines>239</Lines>
  <Paragraphs>67</Paragraphs>
  <ScaleCrop>false</ScaleCrop>
  <Company>Auburn University</Company>
  <LinksUpToDate>false</LinksUpToDate>
  <CharactersWithSpaces>33754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2019-05-01T02:10:00Z</dcterms:created>
</cp:coreProperties>
</file>